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2FAC" w14:textId="0C5B7CC1" w:rsidR="00E8371D" w:rsidRPr="007A6D06" w:rsidRDefault="00E8371D" w:rsidP="002674A0">
      <w:pPr>
        <w:spacing w:before="100" w:beforeAutospacing="1" w:after="0" w:line="240" w:lineRule="auto"/>
        <w:rPr>
          <w:rFonts w:ascii="Franklin Gothic Book" w:eastAsia="Times New Roman" w:hAnsi="Franklin Gothic Book" w:cs="Times New Roman"/>
          <w:b/>
          <w:bCs/>
          <w:sz w:val="22"/>
          <w:lang w:eastAsia="en-GB"/>
        </w:rPr>
      </w:pPr>
      <w:bookmarkStart w:id="0" w:name="_Hlk200958242"/>
      <w:r w:rsidRPr="007A6D06">
        <w:rPr>
          <w:rFonts w:ascii="Franklin Gothic Book" w:eastAsia="Times New Roman" w:hAnsi="Franklin Gothic Book" w:cs="Times New Roman"/>
          <w:b/>
          <w:bCs/>
          <w:sz w:val="22"/>
          <w:lang w:eastAsia="en-GB"/>
        </w:rPr>
        <w:t>Developing</w:t>
      </w:r>
      <w:r w:rsidR="005B43CC" w:rsidRPr="007A6D06">
        <w:rPr>
          <w:rFonts w:ascii="Franklin Gothic Book" w:hAnsi="Franklin Gothic Book"/>
          <w:b/>
          <w:bCs/>
          <w:sz w:val="22"/>
          <w:szCs w:val="22"/>
        </w:rPr>
        <w:t xml:space="preserve"> an open, national-level, small-area geodemographic</w:t>
      </w:r>
      <w:r w:rsidRPr="007A6D06">
        <w:rPr>
          <w:rFonts w:ascii="Franklin Gothic Book" w:hAnsi="Franklin Gothic Book"/>
          <w:b/>
          <w:bCs/>
          <w:sz w:val="22"/>
          <w:szCs w:val="22"/>
        </w:rPr>
        <w:t xml:space="preserve"> classification</w:t>
      </w:r>
      <w:r w:rsidR="005B43CC" w:rsidRPr="007A6D06">
        <w:rPr>
          <w:rFonts w:ascii="Franklin Gothic Book" w:hAnsi="Franklin Gothic Book"/>
          <w:b/>
          <w:bCs/>
          <w:sz w:val="22"/>
          <w:szCs w:val="22"/>
        </w:rPr>
        <w:t xml:space="preserve"> of consumer behaviour</w:t>
      </w:r>
      <w:r w:rsidR="0041435A" w:rsidRPr="007A6D06">
        <w:rPr>
          <w:rFonts w:ascii="Franklin Gothic Book" w:hAnsi="Franklin Gothic Book"/>
          <w:b/>
          <w:bCs/>
          <w:sz w:val="22"/>
          <w:szCs w:val="22"/>
        </w:rPr>
        <w:t>.</w:t>
      </w:r>
      <w:bookmarkEnd w:id="0"/>
    </w:p>
    <w:p w14:paraId="09A10BB0" w14:textId="40C1F633" w:rsidR="00E8371D" w:rsidRPr="007A6D06" w:rsidRDefault="00E8371D" w:rsidP="00E8371D">
      <w:pPr>
        <w:pStyle w:val="NormalWeb"/>
        <w:rPr>
          <w:rFonts w:ascii="Franklin Gothic Book" w:hAnsi="Franklin Gothic Book"/>
          <w:sz w:val="22"/>
        </w:rPr>
      </w:pPr>
      <w:r w:rsidRPr="007A6D06">
        <w:rPr>
          <w:rFonts w:ascii="Franklin Gothic Book" w:hAnsi="Franklin Gothic Book"/>
          <w:b/>
          <w:sz w:val="22"/>
        </w:rPr>
        <w:t>Purpose:</w:t>
      </w:r>
      <w:r w:rsidRPr="007A6D06">
        <w:rPr>
          <w:rFonts w:ascii="Franklin Gothic Book" w:hAnsi="Franklin Gothic Book"/>
          <w:sz w:val="22"/>
        </w:rPr>
        <w:t xml:space="preserve"> This study fills a gap in consumer insight by developing an open, national small-area geodemographic classification. Existing frameworks overlook localised variations and</w:t>
      </w:r>
      <w:r w:rsidR="007E58DE" w:rsidRPr="007A6D06">
        <w:rPr>
          <w:rFonts w:ascii="Franklin Gothic Book" w:hAnsi="Franklin Gothic Book"/>
          <w:sz w:val="22"/>
        </w:rPr>
        <w:t xml:space="preserve"> fail to</w:t>
      </w:r>
      <w:r w:rsidRPr="007A6D06">
        <w:rPr>
          <w:rFonts w:ascii="Franklin Gothic Book" w:hAnsi="Franklin Gothic Book"/>
          <w:sz w:val="22"/>
        </w:rPr>
        <w:t xml:space="preserve"> integrate </w:t>
      </w:r>
      <w:r w:rsidR="007E58DE" w:rsidRPr="007A6D06">
        <w:rPr>
          <w:rFonts w:ascii="Franklin Gothic Book" w:hAnsi="Franklin Gothic Book"/>
          <w:sz w:val="22"/>
        </w:rPr>
        <w:t>consumer surveys</w:t>
      </w:r>
      <w:r w:rsidRPr="007A6D06">
        <w:rPr>
          <w:rFonts w:ascii="Franklin Gothic Book" w:hAnsi="Franklin Gothic Book"/>
          <w:sz w:val="22"/>
        </w:rPr>
        <w:t>. Our approach deliver</w:t>
      </w:r>
      <w:r w:rsidR="00691A5A" w:rsidRPr="007A6D06">
        <w:rPr>
          <w:rFonts w:ascii="Franklin Gothic Book" w:hAnsi="Franklin Gothic Book"/>
          <w:sz w:val="22"/>
        </w:rPr>
        <w:t>s</w:t>
      </w:r>
      <w:r w:rsidRPr="007A6D06">
        <w:rPr>
          <w:rFonts w:ascii="Franklin Gothic Book" w:hAnsi="Franklin Gothic Book"/>
          <w:sz w:val="22"/>
        </w:rPr>
        <w:t xml:space="preserve"> </w:t>
      </w:r>
      <w:r w:rsidR="007E58DE" w:rsidRPr="007A6D06">
        <w:rPr>
          <w:rFonts w:ascii="Franklin Gothic Book" w:hAnsi="Franklin Gothic Book"/>
          <w:sz w:val="22"/>
        </w:rPr>
        <w:t xml:space="preserve">a geodemographic classification of consumer behaviour </w:t>
      </w:r>
      <w:r w:rsidRPr="007A6D06">
        <w:rPr>
          <w:rFonts w:ascii="Franklin Gothic Book" w:hAnsi="Franklin Gothic Book"/>
          <w:sz w:val="22"/>
        </w:rPr>
        <w:t>across England and Wales.</w:t>
      </w:r>
      <w:r w:rsidR="007E58DE" w:rsidRPr="007A6D06">
        <w:rPr>
          <w:rFonts w:ascii="Franklin Gothic Book" w:hAnsi="Franklin Gothic Book"/>
          <w:sz w:val="22"/>
        </w:rPr>
        <w:t xml:space="preserve"> </w:t>
      </w:r>
    </w:p>
    <w:p w14:paraId="3DED4FB4" w14:textId="31B62896" w:rsidR="00E8371D" w:rsidRPr="007A6D06" w:rsidRDefault="00E8371D" w:rsidP="00E8371D">
      <w:pPr>
        <w:pStyle w:val="NormalWeb"/>
        <w:rPr>
          <w:rFonts w:ascii="Franklin Gothic Book" w:hAnsi="Franklin Gothic Book"/>
          <w:sz w:val="22"/>
        </w:rPr>
      </w:pPr>
      <w:r w:rsidRPr="007A6D06">
        <w:rPr>
          <w:rFonts w:ascii="Franklin Gothic Book" w:hAnsi="Franklin Gothic Book"/>
          <w:b/>
          <w:sz w:val="22"/>
        </w:rPr>
        <w:t>Study design</w:t>
      </w:r>
      <w:r w:rsidR="007E58DE" w:rsidRPr="007A6D06">
        <w:rPr>
          <w:rFonts w:ascii="Franklin Gothic Book" w:hAnsi="Franklin Gothic Book"/>
          <w:b/>
          <w:sz w:val="22"/>
        </w:rPr>
        <w:t xml:space="preserve">: </w:t>
      </w:r>
      <w:r w:rsidRPr="007A6D06">
        <w:rPr>
          <w:rFonts w:ascii="Franklin Gothic Book" w:hAnsi="Franklin Gothic Book"/>
          <w:sz w:val="22"/>
        </w:rPr>
        <w:t xml:space="preserve">We integrated </w:t>
      </w:r>
      <w:r w:rsidR="007E58DE" w:rsidRPr="007A6D06">
        <w:rPr>
          <w:rFonts w:ascii="Franklin Gothic Book" w:hAnsi="Franklin Gothic Book"/>
          <w:sz w:val="22"/>
        </w:rPr>
        <w:t>the</w:t>
      </w:r>
      <w:r w:rsidRPr="007A6D06">
        <w:rPr>
          <w:rFonts w:ascii="Franklin Gothic Book" w:hAnsi="Franklin Gothic Book"/>
          <w:sz w:val="22"/>
        </w:rPr>
        <w:t xml:space="preserve"> </w:t>
      </w:r>
      <w:r w:rsidR="007E58DE" w:rsidRPr="007A6D06">
        <w:rPr>
          <w:rFonts w:ascii="Franklin Gothic Book" w:hAnsi="Franklin Gothic Book"/>
          <w:sz w:val="22"/>
        </w:rPr>
        <w:t>PDV Consumer Lifestyle Survey</w:t>
      </w:r>
      <w:r w:rsidRPr="007A6D06">
        <w:rPr>
          <w:rFonts w:ascii="Franklin Gothic Book" w:hAnsi="Franklin Gothic Book"/>
          <w:sz w:val="22"/>
        </w:rPr>
        <w:t xml:space="preserve">, </w:t>
      </w:r>
      <w:r w:rsidR="007E58DE" w:rsidRPr="007A6D06">
        <w:rPr>
          <w:rFonts w:ascii="Franklin Gothic Book" w:hAnsi="Franklin Gothic Book"/>
          <w:sz w:val="22"/>
        </w:rPr>
        <w:t xml:space="preserve">2021 </w:t>
      </w:r>
      <w:r w:rsidRPr="007A6D06">
        <w:rPr>
          <w:rFonts w:ascii="Franklin Gothic Book" w:hAnsi="Franklin Gothic Book"/>
          <w:sz w:val="22"/>
        </w:rPr>
        <w:t xml:space="preserve">Census, and built-environment accessibility metrics. </w:t>
      </w:r>
      <w:r w:rsidR="00CC5C3D" w:rsidRPr="007A6D06">
        <w:rPr>
          <w:rFonts w:ascii="Franklin Gothic Book" w:hAnsi="Franklin Gothic Book"/>
          <w:sz w:val="22"/>
        </w:rPr>
        <w:t>S</w:t>
      </w:r>
      <w:r w:rsidRPr="007A6D06">
        <w:rPr>
          <w:rFonts w:ascii="Franklin Gothic Book" w:hAnsi="Franklin Gothic Book"/>
          <w:sz w:val="22"/>
        </w:rPr>
        <w:t xml:space="preserve">patial microsimulation </w:t>
      </w:r>
      <w:r w:rsidR="007E58DE" w:rsidRPr="007A6D06">
        <w:rPr>
          <w:rFonts w:ascii="Franklin Gothic Book" w:hAnsi="Franklin Gothic Book"/>
          <w:sz w:val="22"/>
        </w:rPr>
        <w:t>is used</w:t>
      </w:r>
      <w:r w:rsidRPr="007A6D06">
        <w:rPr>
          <w:rFonts w:ascii="Franklin Gothic Book" w:hAnsi="Franklin Gothic Book"/>
          <w:sz w:val="22"/>
        </w:rPr>
        <w:t xml:space="preserve"> created synthetic populations at the </w:t>
      </w:r>
      <w:r w:rsidR="007E58DE" w:rsidRPr="007A6D06">
        <w:rPr>
          <w:rFonts w:ascii="Franklin Gothic Book" w:hAnsi="Franklin Gothic Book"/>
          <w:sz w:val="22"/>
        </w:rPr>
        <w:t xml:space="preserve">Lower Super </w:t>
      </w:r>
      <w:r w:rsidRPr="007A6D06">
        <w:rPr>
          <w:rFonts w:ascii="Franklin Gothic Book" w:hAnsi="Franklin Gothic Book"/>
          <w:sz w:val="22"/>
        </w:rPr>
        <w:t>Output Area level</w:t>
      </w:r>
      <w:r w:rsidR="00CC5C3D" w:rsidRPr="007A6D06">
        <w:rPr>
          <w:rFonts w:ascii="Franklin Gothic Book" w:hAnsi="Franklin Gothic Book"/>
          <w:sz w:val="22"/>
        </w:rPr>
        <w:t>,</w:t>
      </w:r>
      <w:r w:rsidRPr="007A6D06">
        <w:rPr>
          <w:rFonts w:ascii="Franklin Gothic Book" w:hAnsi="Franklin Gothic Book"/>
          <w:sz w:val="22"/>
        </w:rPr>
        <w:t xml:space="preserve"> align</w:t>
      </w:r>
      <w:r w:rsidR="00CC5C3D" w:rsidRPr="007A6D06">
        <w:rPr>
          <w:rFonts w:ascii="Franklin Gothic Book" w:hAnsi="Franklin Gothic Book"/>
          <w:sz w:val="22"/>
        </w:rPr>
        <w:t>ing</w:t>
      </w:r>
      <w:r w:rsidRPr="007A6D06">
        <w:rPr>
          <w:rFonts w:ascii="Franklin Gothic Book" w:hAnsi="Franklin Gothic Book"/>
          <w:sz w:val="22"/>
        </w:rPr>
        <w:t xml:space="preserve"> individual attributes with PDV data to produce small-area estimates. Eight analytical domains </w:t>
      </w:r>
      <w:r w:rsidR="007E58DE" w:rsidRPr="007A6D06">
        <w:rPr>
          <w:rFonts w:ascii="Franklin Gothic Book" w:hAnsi="Franklin Gothic Book"/>
          <w:sz w:val="22"/>
        </w:rPr>
        <w:t xml:space="preserve">were derived from a conceptual frame which is then used to define an </w:t>
      </w:r>
      <w:r w:rsidRPr="007A6D06">
        <w:rPr>
          <w:rFonts w:ascii="Franklin Gothic Book" w:hAnsi="Franklin Gothic Book"/>
          <w:sz w:val="22"/>
        </w:rPr>
        <w:t xml:space="preserve">iterative variable selection. We then </w:t>
      </w:r>
      <w:r w:rsidR="00691A5A" w:rsidRPr="007A6D06">
        <w:rPr>
          <w:rFonts w:ascii="Franklin Gothic Book" w:hAnsi="Franklin Gothic Book"/>
          <w:sz w:val="22"/>
        </w:rPr>
        <w:t xml:space="preserve">apply clustering </w:t>
      </w:r>
      <w:r w:rsidRPr="007A6D06">
        <w:rPr>
          <w:rFonts w:ascii="Franklin Gothic Book" w:hAnsi="Franklin Gothic Book"/>
          <w:sz w:val="22"/>
        </w:rPr>
        <w:t>to demographic and demand variables to derive primary and sub-clusters of consumer behaviour.</w:t>
      </w:r>
    </w:p>
    <w:p w14:paraId="393707E3" w14:textId="6B5CFBA5" w:rsidR="00E8371D" w:rsidRPr="007A6D06" w:rsidRDefault="00E8371D" w:rsidP="00E8371D">
      <w:pPr>
        <w:pStyle w:val="NormalWeb"/>
        <w:rPr>
          <w:rFonts w:ascii="Franklin Gothic Book" w:hAnsi="Franklin Gothic Book"/>
          <w:b/>
          <w:sz w:val="22"/>
        </w:rPr>
      </w:pPr>
      <w:r w:rsidRPr="007A6D06">
        <w:rPr>
          <w:rFonts w:ascii="Franklin Gothic Book" w:hAnsi="Franklin Gothic Book"/>
          <w:b/>
          <w:sz w:val="22"/>
        </w:rPr>
        <w:t>Findings:</w:t>
      </w:r>
      <w:r w:rsidR="002674A0" w:rsidRPr="007A6D06">
        <w:rPr>
          <w:rFonts w:ascii="Franklin Gothic Book" w:hAnsi="Franklin Gothic Book"/>
          <w:b/>
          <w:sz w:val="22"/>
        </w:rPr>
        <w:t xml:space="preserve"> </w:t>
      </w:r>
      <w:r w:rsidRPr="007A6D06">
        <w:rPr>
          <w:rFonts w:ascii="Franklin Gothic Book" w:hAnsi="Franklin Gothic Book"/>
          <w:sz w:val="22"/>
        </w:rPr>
        <w:t>Four clusters emerged, each with distinct demand and demographic profiles</w:t>
      </w:r>
      <w:r w:rsidR="007E58DE" w:rsidRPr="007A6D06">
        <w:rPr>
          <w:rFonts w:ascii="Franklin Gothic Book" w:hAnsi="Franklin Gothic Book"/>
          <w:sz w:val="22"/>
        </w:rPr>
        <w:t xml:space="preserve">. </w:t>
      </w:r>
      <w:r w:rsidRPr="007A6D06">
        <w:rPr>
          <w:rFonts w:ascii="Franklin Gothic Book" w:hAnsi="Franklin Gothic Book"/>
          <w:sz w:val="22"/>
        </w:rPr>
        <w:t>Affluent Professional Consumers</w:t>
      </w:r>
      <w:r w:rsidR="007E58DE" w:rsidRPr="007A6D06">
        <w:rPr>
          <w:rFonts w:ascii="Franklin Gothic Book" w:hAnsi="Franklin Gothic Book"/>
          <w:sz w:val="22"/>
        </w:rPr>
        <w:t xml:space="preserve">, </w:t>
      </w:r>
      <w:r w:rsidRPr="007A6D06">
        <w:rPr>
          <w:rFonts w:ascii="Franklin Gothic Book" w:hAnsi="Franklin Gothic Book"/>
          <w:sz w:val="22"/>
        </w:rPr>
        <w:t>Budget-Conscious Young Urbanites</w:t>
      </w:r>
      <w:r w:rsidR="007E58DE" w:rsidRPr="007A6D06">
        <w:rPr>
          <w:rFonts w:ascii="Franklin Gothic Book" w:hAnsi="Franklin Gothic Book"/>
          <w:sz w:val="22"/>
        </w:rPr>
        <w:t xml:space="preserve">, </w:t>
      </w:r>
      <w:r w:rsidRPr="007A6D06">
        <w:rPr>
          <w:rFonts w:ascii="Franklin Gothic Book" w:hAnsi="Franklin Gothic Book"/>
          <w:sz w:val="22"/>
        </w:rPr>
        <w:t>Family-Oriented Suburban Consumers</w:t>
      </w:r>
      <w:r w:rsidR="007E58DE" w:rsidRPr="007A6D06">
        <w:rPr>
          <w:rFonts w:ascii="Franklin Gothic Book" w:hAnsi="Franklin Gothic Book"/>
          <w:sz w:val="22"/>
        </w:rPr>
        <w:t xml:space="preserve">, and </w:t>
      </w:r>
      <w:r w:rsidRPr="007A6D06">
        <w:rPr>
          <w:rFonts w:ascii="Franklin Gothic Book" w:hAnsi="Franklin Gothic Book"/>
          <w:sz w:val="22"/>
        </w:rPr>
        <w:t>Traditional Rural Consumers</w:t>
      </w:r>
      <w:r w:rsidR="007E58DE" w:rsidRPr="007A6D06">
        <w:rPr>
          <w:rFonts w:ascii="Franklin Gothic Book" w:hAnsi="Franklin Gothic Book"/>
          <w:sz w:val="22"/>
        </w:rPr>
        <w:t xml:space="preserve"> form the</w:t>
      </w:r>
      <w:r w:rsidR="00691A5A" w:rsidRPr="007A6D06">
        <w:rPr>
          <w:rFonts w:ascii="Franklin Gothic Book" w:hAnsi="Franklin Gothic Book"/>
          <w:sz w:val="22"/>
        </w:rPr>
        <w:t xml:space="preserve"> main clusters, then nine further</w:t>
      </w:r>
      <w:r w:rsidR="007E58DE" w:rsidRPr="007A6D06">
        <w:rPr>
          <w:rFonts w:ascii="Franklin Gothic Book" w:hAnsi="Franklin Gothic Book"/>
          <w:sz w:val="22"/>
        </w:rPr>
        <w:t xml:space="preserve"> subclusters</w:t>
      </w:r>
      <w:r w:rsidR="00691A5A" w:rsidRPr="007A6D06">
        <w:rPr>
          <w:rFonts w:ascii="Franklin Gothic Book" w:hAnsi="Franklin Gothic Book"/>
          <w:sz w:val="22"/>
        </w:rPr>
        <w:t xml:space="preserve"> are derived</w:t>
      </w:r>
      <w:r w:rsidR="007E58DE" w:rsidRPr="007A6D06">
        <w:rPr>
          <w:rFonts w:ascii="Franklin Gothic Book" w:hAnsi="Franklin Gothic Book"/>
          <w:sz w:val="22"/>
        </w:rPr>
        <w:t xml:space="preserve">. Results underscore how </w:t>
      </w:r>
      <w:r w:rsidR="002674A0" w:rsidRPr="007A6D06">
        <w:rPr>
          <w:rFonts w:ascii="Franklin Gothic Book" w:hAnsi="Franklin Gothic Book"/>
          <w:sz w:val="22"/>
        </w:rPr>
        <w:t>the domains derived from the conceptual framework</w:t>
      </w:r>
      <w:r w:rsidR="007E58DE" w:rsidRPr="007A6D06">
        <w:rPr>
          <w:rFonts w:ascii="Franklin Gothic Book" w:hAnsi="Franklin Gothic Book"/>
          <w:sz w:val="22"/>
        </w:rPr>
        <w:t xml:space="preserve"> shape small</w:t>
      </w:r>
      <w:r w:rsidR="007E58DE" w:rsidRPr="007A6D06">
        <w:rPr>
          <w:rFonts w:ascii="Cambria Math" w:hAnsi="Cambria Math" w:cs="Cambria Math"/>
          <w:sz w:val="22"/>
        </w:rPr>
        <w:t>‐</w:t>
      </w:r>
      <w:r w:rsidR="007E58DE" w:rsidRPr="007A6D06">
        <w:rPr>
          <w:rFonts w:ascii="Franklin Gothic Book" w:hAnsi="Franklin Gothic Book"/>
          <w:sz w:val="22"/>
        </w:rPr>
        <w:t>area patterns.</w:t>
      </w:r>
    </w:p>
    <w:p w14:paraId="3330EC78" w14:textId="7C54B680" w:rsidR="00E8371D" w:rsidRPr="007A6D06" w:rsidRDefault="002674A0" w:rsidP="00E8371D">
      <w:pPr>
        <w:pStyle w:val="NormalWeb"/>
        <w:rPr>
          <w:rFonts w:ascii="Franklin Gothic Book" w:hAnsi="Franklin Gothic Book"/>
          <w:b/>
          <w:sz w:val="22"/>
        </w:rPr>
      </w:pPr>
      <w:r w:rsidRPr="007A6D06">
        <w:rPr>
          <w:rFonts w:ascii="Franklin Gothic Book" w:hAnsi="Franklin Gothic Book"/>
          <w:b/>
          <w:sz w:val="22"/>
        </w:rPr>
        <w:t xml:space="preserve">Value: </w:t>
      </w:r>
      <w:r w:rsidRPr="007A6D06">
        <w:rPr>
          <w:rFonts w:ascii="Franklin Gothic Book" w:hAnsi="Franklin Gothic Book"/>
          <w:sz w:val="22"/>
        </w:rPr>
        <w:t xml:space="preserve">Insights can inform targeted policy interventions and retail investment strategies by highlighting the spatial distribution of consumer needs. Opportunities for improving retail centre accessibility, fostering digital inclusion, and tailoring product offerings can be derived. </w:t>
      </w:r>
      <w:r w:rsidR="00691A5A" w:rsidRPr="007A6D06">
        <w:rPr>
          <w:rFonts w:ascii="Franklin Gothic Book" w:hAnsi="Franklin Gothic Book"/>
          <w:sz w:val="22"/>
        </w:rPr>
        <w:t>This classification lays the groundwork for future methodological advances, such as the use of agent-based modelling to simulate dynamic consumer–retail interactions</w:t>
      </w:r>
      <w:r w:rsidR="00EB6276" w:rsidRPr="007A6D06">
        <w:rPr>
          <w:rFonts w:ascii="Franklin Gothic Book" w:hAnsi="Franklin Gothic Book"/>
          <w:sz w:val="22"/>
        </w:rPr>
        <w:t>.</w:t>
      </w:r>
    </w:p>
    <w:p w14:paraId="090DD54A" w14:textId="05A1F616" w:rsidR="00CD0D48" w:rsidRPr="007A6D06" w:rsidRDefault="7338F6F7" w:rsidP="68D4EE93">
      <w:pPr>
        <w:pStyle w:val="NormalWeb"/>
        <w:rPr>
          <w:rFonts w:ascii="Franklin Gothic Book" w:hAnsi="Franklin Gothic Book"/>
          <w:sz w:val="22"/>
          <w:szCs w:val="22"/>
        </w:rPr>
      </w:pPr>
      <w:r w:rsidRPr="007A6D06">
        <w:rPr>
          <w:rFonts w:ascii="Franklin Gothic Book" w:hAnsi="Franklin Gothic Book"/>
          <w:b/>
          <w:bCs/>
          <w:sz w:val="22"/>
          <w:szCs w:val="22"/>
        </w:rPr>
        <w:t xml:space="preserve">Keywords: </w:t>
      </w:r>
      <w:r w:rsidRPr="007A6D06">
        <w:rPr>
          <w:rFonts w:ascii="Franklin Gothic Book" w:hAnsi="Franklin Gothic Book"/>
          <w:sz w:val="22"/>
          <w:szCs w:val="22"/>
        </w:rPr>
        <w:t>Consumer Behaviour, Geodemographic Classification, Spatial Analysis, Clustering</w:t>
      </w:r>
      <w:r w:rsidR="0064568D" w:rsidRPr="007A6D06">
        <w:rPr>
          <w:rFonts w:ascii="Franklin Gothic Book" w:hAnsi="Franklin Gothic Book"/>
          <w:sz w:val="22"/>
          <w:szCs w:val="22"/>
        </w:rPr>
        <w:t>, Retail</w:t>
      </w:r>
    </w:p>
    <w:p w14:paraId="6560ADC9" w14:textId="752F0C0A" w:rsidR="00563221" w:rsidRPr="007A6D06" w:rsidRDefault="00E37279" w:rsidP="00567491">
      <w:pPr>
        <w:spacing w:line="276" w:lineRule="auto"/>
        <w:rPr>
          <w:rFonts w:ascii="Franklin Gothic Book" w:hAnsi="Franklin Gothic Book"/>
          <w:b/>
          <w:bCs/>
          <w:sz w:val="22"/>
          <w:szCs w:val="22"/>
        </w:rPr>
      </w:pPr>
      <w:r w:rsidRPr="007A6D06">
        <w:rPr>
          <w:rFonts w:ascii="Franklin Gothic Book" w:hAnsi="Franklin Gothic Book"/>
          <w:b/>
          <w:bCs/>
          <w:sz w:val="22"/>
          <w:szCs w:val="22"/>
        </w:rPr>
        <w:t>1.</w:t>
      </w:r>
      <w:r w:rsidR="000C2960" w:rsidRPr="007A6D06">
        <w:rPr>
          <w:rFonts w:ascii="Franklin Gothic Book" w:hAnsi="Franklin Gothic Book"/>
          <w:b/>
          <w:bCs/>
          <w:sz w:val="22"/>
          <w:szCs w:val="22"/>
        </w:rPr>
        <w:t>I</w:t>
      </w:r>
      <w:r w:rsidR="00563221" w:rsidRPr="007A6D06">
        <w:rPr>
          <w:rFonts w:ascii="Franklin Gothic Book" w:hAnsi="Franklin Gothic Book"/>
          <w:b/>
          <w:bCs/>
          <w:sz w:val="22"/>
          <w:szCs w:val="22"/>
        </w:rPr>
        <w:t>ntroduction</w:t>
      </w:r>
      <w:r w:rsidR="00EE4108" w:rsidRPr="007A6D06">
        <w:rPr>
          <w:rFonts w:ascii="Franklin Gothic Book" w:hAnsi="Franklin Gothic Book"/>
          <w:b/>
          <w:bCs/>
          <w:sz w:val="22"/>
          <w:szCs w:val="22"/>
        </w:rPr>
        <w:t xml:space="preserve"> </w:t>
      </w:r>
    </w:p>
    <w:p w14:paraId="25EA644F" w14:textId="3B5FE87D" w:rsidR="0050364E" w:rsidRPr="007A6D06" w:rsidRDefault="34941F28" w:rsidP="00567491">
      <w:pPr>
        <w:spacing w:line="276" w:lineRule="auto"/>
        <w:jc w:val="both"/>
        <w:rPr>
          <w:rFonts w:ascii="Franklin Gothic Book" w:hAnsi="Franklin Gothic Book"/>
          <w:sz w:val="22"/>
          <w:szCs w:val="22"/>
        </w:rPr>
      </w:pPr>
      <w:r w:rsidRPr="007A6D06">
        <w:rPr>
          <w:rFonts w:ascii="Franklin Gothic Book" w:hAnsi="Franklin Gothic Book"/>
          <w:sz w:val="22"/>
          <w:szCs w:val="22"/>
        </w:rPr>
        <w:t xml:space="preserve">Consumer shopping behaviours have become increasingly dynamic, shaped by technological advancements and shifting lifestyle priorities (Singh </w:t>
      </w:r>
      <w:r w:rsidR="009A0E5E" w:rsidRPr="007A6D06">
        <w:rPr>
          <w:rFonts w:ascii="Franklin Gothic Book" w:hAnsi="Franklin Gothic Book"/>
          <w:i/>
          <w:sz w:val="22"/>
          <w:szCs w:val="22"/>
        </w:rPr>
        <w:t>et al.</w:t>
      </w:r>
      <w:r w:rsidRPr="007A6D06">
        <w:rPr>
          <w:rFonts w:ascii="Franklin Gothic Book" w:hAnsi="Franklin Gothic Book"/>
          <w:sz w:val="22"/>
          <w:szCs w:val="22"/>
        </w:rPr>
        <w:t xml:space="preserve">, 2024). The rise of digital platforms, and personalised recommendations has empowered consumers to tailor their </w:t>
      </w:r>
      <w:r w:rsidR="006177EF" w:rsidRPr="007A6D06">
        <w:rPr>
          <w:rFonts w:ascii="Franklin Gothic Book" w:hAnsi="Franklin Gothic Book"/>
          <w:sz w:val="22"/>
          <w:szCs w:val="22"/>
        </w:rPr>
        <w:t>retail</w:t>
      </w:r>
      <w:r w:rsidRPr="007A6D06">
        <w:rPr>
          <w:rFonts w:ascii="Franklin Gothic Book" w:hAnsi="Franklin Gothic Book"/>
          <w:sz w:val="22"/>
          <w:szCs w:val="22"/>
        </w:rPr>
        <w:t xml:space="preserve"> experiences across channels</w:t>
      </w:r>
      <w:r w:rsidR="00887D2D" w:rsidRPr="007A6D06">
        <w:rPr>
          <w:rFonts w:ascii="Franklin Gothic Book" w:hAnsi="Franklin Gothic Book"/>
          <w:sz w:val="22"/>
          <w:szCs w:val="22"/>
        </w:rPr>
        <w:t xml:space="preserve"> (</w:t>
      </w:r>
      <w:r w:rsidR="008406DD" w:rsidRPr="007A6D06">
        <w:rPr>
          <w:rFonts w:ascii="Franklin Gothic Book" w:hAnsi="Franklin Gothic Book"/>
          <w:sz w:val="22"/>
          <w:szCs w:val="22"/>
        </w:rPr>
        <w:t xml:space="preserve">Dolega </w:t>
      </w:r>
      <w:r w:rsidR="009A0E5E" w:rsidRPr="007A6D06">
        <w:rPr>
          <w:rFonts w:ascii="Franklin Gothic Book" w:hAnsi="Franklin Gothic Book"/>
          <w:i/>
          <w:sz w:val="22"/>
          <w:szCs w:val="22"/>
        </w:rPr>
        <w:t>et al.</w:t>
      </w:r>
      <w:r w:rsidR="00866EE3" w:rsidRPr="007A6D06">
        <w:rPr>
          <w:rFonts w:ascii="Franklin Gothic Book" w:hAnsi="Franklin Gothic Book"/>
          <w:i/>
          <w:sz w:val="22"/>
          <w:szCs w:val="22"/>
        </w:rPr>
        <w:t>,</w:t>
      </w:r>
      <w:r w:rsidR="008406DD" w:rsidRPr="007A6D06">
        <w:rPr>
          <w:rFonts w:ascii="Franklin Gothic Book" w:hAnsi="Franklin Gothic Book"/>
          <w:sz w:val="22"/>
          <w:szCs w:val="22"/>
        </w:rPr>
        <w:t xml:space="preserve"> 2021</w:t>
      </w:r>
      <w:r w:rsidR="00866EE3" w:rsidRPr="007A6D06">
        <w:rPr>
          <w:rFonts w:ascii="Franklin Gothic Book" w:hAnsi="Franklin Gothic Book"/>
          <w:sz w:val="22"/>
          <w:szCs w:val="22"/>
        </w:rPr>
        <w:t xml:space="preserve">, </w:t>
      </w:r>
      <w:proofErr w:type="spellStart"/>
      <w:r w:rsidR="00866EE3" w:rsidRPr="007A6D06">
        <w:rPr>
          <w:rFonts w:ascii="Franklin Gothic Book" w:hAnsi="Franklin Gothic Book"/>
          <w:sz w:val="22"/>
          <w:szCs w:val="22"/>
        </w:rPr>
        <w:t>Ntounis</w:t>
      </w:r>
      <w:proofErr w:type="spellEnd"/>
      <w:r w:rsidR="00866EE3" w:rsidRPr="007A6D06">
        <w:rPr>
          <w:rFonts w:ascii="Franklin Gothic Book" w:hAnsi="Franklin Gothic Book"/>
          <w:sz w:val="22"/>
          <w:szCs w:val="22"/>
        </w:rPr>
        <w:t xml:space="preserve"> </w:t>
      </w:r>
      <w:r w:rsidR="00866EE3" w:rsidRPr="007A6D06">
        <w:rPr>
          <w:rFonts w:ascii="Franklin Gothic Book" w:hAnsi="Franklin Gothic Book"/>
          <w:i/>
          <w:sz w:val="22"/>
          <w:szCs w:val="22"/>
        </w:rPr>
        <w:t xml:space="preserve">et al., </w:t>
      </w:r>
      <w:r w:rsidR="00866EE3" w:rsidRPr="007A6D06">
        <w:rPr>
          <w:rFonts w:ascii="Franklin Gothic Book" w:hAnsi="Franklin Gothic Book"/>
          <w:sz w:val="22"/>
          <w:szCs w:val="22"/>
        </w:rPr>
        <w:t>2023</w:t>
      </w:r>
      <w:r w:rsidRPr="007A6D06">
        <w:rPr>
          <w:rFonts w:ascii="Franklin Gothic Book" w:hAnsi="Franklin Gothic Book"/>
          <w:sz w:val="22"/>
          <w:szCs w:val="22"/>
        </w:rPr>
        <w:t xml:space="preserve">). Furthermore, sustainability, </w:t>
      </w:r>
      <w:r w:rsidR="0050364E" w:rsidRPr="007A6D06">
        <w:rPr>
          <w:rFonts w:ascii="Franklin Gothic Book" w:hAnsi="Franklin Gothic Book"/>
          <w:sz w:val="22"/>
          <w:szCs w:val="22"/>
        </w:rPr>
        <w:t>the cost-of-living</w:t>
      </w:r>
      <w:r w:rsidR="00FA205D" w:rsidRPr="007A6D06">
        <w:rPr>
          <w:rFonts w:ascii="Franklin Gothic Book" w:hAnsi="Franklin Gothic Book"/>
          <w:sz w:val="22"/>
          <w:szCs w:val="22"/>
        </w:rPr>
        <w:t xml:space="preserve"> cri</w:t>
      </w:r>
      <w:r w:rsidR="00D85D7C" w:rsidRPr="007A6D06">
        <w:rPr>
          <w:rFonts w:ascii="Franklin Gothic Book" w:hAnsi="Franklin Gothic Book"/>
          <w:sz w:val="22"/>
          <w:szCs w:val="22"/>
        </w:rPr>
        <w:t xml:space="preserve">sis, </w:t>
      </w:r>
      <w:r w:rsidR="0050364E" w:rsidRPr="007A6D06">
        <w:rPr>
          <w:rFonts w:ascii="Franklin Gothic Book" w:hAnsi="Franklin Gothic Book"/>
          <w:sz w:val="22"/>
          <w:szCs w:val="22"/>
        </w:rPr>
        <w:t xml:space="preserve">and </w:t>
      </w:r>
      <w:r w:rsidRPr="007A6D06">
        <w:rPr>
          <w:rFonts w:ascii="Franklin Gothic Book" w:hAnsi="Franklin Gothic Book"/>
          <w:sz w:val="22"/>
          <w:szCs w:val="22"/>
        </w:rPr>
        <w:t>flexible working, have further influenced</w:t>
      </w:r>
      <w:r w:rsidR="0050364E" w:rsidRPr="007A6D06">
        <w:rPr>
          <w:rFonts w:ascii="Franklin Gothic Book" w:hAnsi="Franklin Gothic Book"/>
          <w:sz w:val="22"/>
          <w:szCs w:val="22"/>
        </w:rPr>
        <w:t xml:space="preserve"> these</w:t>
      </w:r>
      <w:r w:rsidR="00720868" w:rsidRPr="007A6D06">
        <w:rPr>
          <w:rFonts w:ascii="Franklin Gothic Book" w:hAnsi="Franklin Gothic Book"/>
          <w:sz w:val="22"/>
          <w:szCs w:val="22"/>
        </w:rPr>
        <w:t xml:space="preserve"> behaviours</w:t>
      </w:r>
      <w:r w:rsidRPr="007A6D06">
        <w:rPr>
          <w:rFonts w:ascii="Franklin Gothic Book" w:hAnsi="Franklin Gothic Book"/>
          <w:sz w:val="22"/>
          <w:szCs w:val="22"/>
        </w:rPr>
        <w:t xml:space="preserve">, with shoppers </w:t>
      </w:r>
      <w:r w:rsidR="00945CAF" w:rsidRPr="007A6D06">
        <w:rPr>
          <w:rFonts w:ascii="Franklin Gothic Book" w:hAnsi="Franklin Gothic Book"/>
          <w:sz w:val="22"/>
          <w:szCs w:val="22"/>
        </w:rPr>
        <w:t xml:space="preserve">increasingly </w:t>
      </w:r>
      <w:r w:rsidRPr="007A6D06">
        <w:rPr>
          <w:rFonts w:ascii="Franklin Gothic Book" w:hAnsi="Franklin Gothic Book"/>
          <w:sz w:val="22"/>
          <w:szCs w:val="22"/>
        </w:rPr>
        <w:t>seeking convenience, eco-friendly options,</w:t>
      </w:r>
      <w:r w:rsidR="00FA205D" w:rsidRPr="007A6D06">
        <w:rPr>
          <w:rFonts w:ascii="Franklin Gothic Book" w:hAnsi="Franklin Gothic Book"/>
          <w:sz w:val="22"/>
          <w:szCs w:val="22"/>
        </w:rPr>
        <w:t xml:space="preserve"> value</w:t>
      </w:r>
      <w:r w:rsidR="00A26F94" w:rsidRPr="007A6D06">
        <w:rPr>
          <w:rFonts w:ascii="Franklin Gothic Book" w:hAnsi="Franklin Gothic Book"/>
          <w:sz w:val="22"/>
          <w:szCs w:val="22"/>
        </w:rPr>
        <w:t>-</w:t>
      </w:r>
      <w:r w:rsidR="00D85D7C" w:rsidRPr="007A6D06">
        <w:rPr>
          <w:rFonts w:ascii="Franklin Gothic Book" w:hAnsi="Franklin Gothic Book"/>
          <w:sz w:val="22"/>
          <w:szCs w:val="22"/>
        </w:rPr>
        <w:t>for</w:t>
      </w:r>
      <w:r w:rsidR="00A26F94" w:rsidRPr="007A6D06">
        <w:rPr>
          <w:rFonts w:ascii="Franklin Gothic Book" w:hAnsi="Franklin Gothic Book"/>
          <w:sz w:val="22"/>
          <w:szCs w:val="22"/>
        </w:rPr>
        <w:t>-</w:t>
      </w:r>
      <w:r w:rsidR="00D85D7C" w:rsidRPr="007A6D06">
        <w:rPr>
          <w:rFonts w:ascii="Franklin Gothic Book" w:hAnsi="Franklin Gothic Book"/>
          <w:sz w:val="22"/>
          <w:szCs w:val="22"/>
        </w:rPr>
        <w:t>money</w:t>
      </w:r>
      <w:r w:rsidRPr="007A6D06">
        <w:rPr>
          <w:rFonts w:ascii="Franklin Gothic Book" w:hAnsi="Franklin Gothic Book"/>
          <w:sz w:val="22"/>
          <w:szCs w:val="22"/>
        </w:rPr>
        <w:t xml:space="preserve"> and delivery services</w:t>
      </w:r>
      <w:r w:rsidR="00E64F8C" w:rsidRPr="007A6D06">
        <w:rPr>
          <w:rFonts w:ascii="Franklin Gothic Book" w:hAnsi="Franklin Gothic Book"/>
          <w:sz w:val="22"/>
          <w:szCs w:val="22"/>
        </w:rPr>
        <w:t xml:space="preserve"> (Wrigley and </w:t>
      </w:r>
      <w:proofErr w:type="spellStart"/>
      <w:r w:rsidR="00E64F8C" w:rsidRPr="007A6D06">
        <w:rPr>
          <w:rFonts w:ascii="Franklin Gothic Book" w:hAnsi="Franklin Gothic Book"/>
          <w:sz w:val="22"/>
          <w:szCs w:val="22"/>
        </w:rPr>
        <w:t>Lambiri</w:t>
      </w:r>
      <w:proofErr w:type="spellEnd"/>
      <w:r w:rsidR="00E64F8C" w:rsidRPr="007A6D06">
        <w:rPr>
          <w:rFonts w:ascii="Franklin Gothic Book" w:hAnsi="Franklin Gothic Book"/>
          <w:sz w:val="22"/>
          <w:szCs w:val="22"/>
        </w:rPr>
        <w:t xml:space="preserve">, 2015; </w:t>
      </w:r>
      <w:proofErr w:type="spellStart"/>
      <w:r w:rsidR="00E64F8C" w:rsidRPr="007A6D06">
        <w:rPr>
          <w:rFonts w:ascii="Franklin Gothic Book" w:hAnsi="Franklin Gothic Book"/>
          <w:sz w:val="22"/>
          <w:szCs w:val="22"/>
        </w:rPr>
        <w:t>Ntounis</w:t>
      </w:r>
      <w:proofErr w:type="spellEnd"/>
      <w:r w:rsidR="00E64F8C" w:rsidRPr="007A6D06">
        <w:rPr>
          <w:rFonts w:ascii="Franklin Gothic Book" w:hAnsi="Franklin Gothic Book"/>
          <w:sz w:val="22"/>
          <w:szCs w:val="22"/>
        </w:rPr>
        <w:t xml:space="preserve"> </w:t>
      </w:r>
      <w:r w:rsidR="009A0E5E" w:rsidRPr="007A6D06">
        <w:rPr>
          <w:rFonts w:ascii="Franklin Gothic Book" w:hAnsi="Franklin Gothic Book"/>
          <w:i/>
          <w:sz w:val="22"/>
          <w:szCs w:val="22"/>
        </w:rPr>
        <w:t>et al.</w:t>
      </w:r>
      <w:r w:rsidR="00866EE3" w:rsidRPr="007A6D06">
        <w:rPr>
          <w:rFonts w:ascii="Franklin Gothic Book" w:hAnsi="Franklin Gothic Book"/>
          <w:i/>
          <w:sz w:val="22"/>
          <w:szCs w:val="22"/>
        </w:rPr>
        <w:t>,</w:t>
      </w:r>
      <w:r w:rsidR="00E64F8C" w:rsidRPr="007A6D06">
        <w:rPr>
          <w:rFonts w:ascii="Franklin Gothic Book" w:hAnsi="Franklin Gothic Book"/>
          <w:sz w:val="22"/>
          <w:szCs w:val="22"/>
        </w:rPr>
        <w:t xml:space="preserve"> 2023)</w:t>
      </w:r>
      <w:r w:rsidRPr="007A6D06">
        <w:rPr>
          <w:rFonts w:ascii="Franklin Gothic Book" w:hAnsi="Franklin Gothic Book"/>
          <w:sz w:val="22"/>
          <w:szCs w:val="22"/>
        </w:rPr>
        <w:t xml:space="preserve">. </w:t>
      </w:r>
      <w:r w:rsidR="0050364E" w:rsidRPr="007A6D06">
        <w:rPr>
          <w:rFonts w:ascii="Franklin Gothic Book" w:hAnsi="Franklin Gothic Book"/>
          <w:sz w:val="22"/>
          <w:szCs w:val="22"/>
        </w:rPr>
        <w:t>Therefore, consumer behaviour, and the way in which it is</w:t>
      </w:r>
      <w:r w:rsidR="00F17DD2" w:rsidRPr="007A6D06">
        <w:rPr>
          <w:rFonts w:ascii="Franklin Gothic Book" w:hAnsi="Franklin Gothic Book"/>
          <w:sz w:val="22"/>
          <w:szCs w:val="22"/>
        </w:rPr>
        <w:t xml:space="preserve"> </w:t>
      </w:r>
      <w:r w:rsidR="0050364E" w:rsidRPr="007A6D06">
        <w:rPr>
          <w:rFonts w:ascii="Franklin Gothic Book" w:hAnsi="Franklin Gothic Book"/>
          <w:sz w:val="22"/>
          <w:szCs w:val="22"/>
        </w:rPr>
        <w:t xml:space="preserve">shifting, is becoming increasingly complex and multi-dimensional. </w:t>
      </w:r>
    </w:p>
    <w:p w14:paraId="4CA40FF4" w14:textId="245FF7EF" w:rsidR="00EC5C2D" w:rsidRPr="007A6D06" w:rsidRDefault="00334845" w:rsidP="00567491">
      <w:pPr>
        <w:spacing w:line="276" w:lineRule="auto"/>
        <w:jc w:val="both"/>
        <w:rPr>
          <w:rFonts w:ascii="Franklin Gothic Book" w:hAnsi="Franklin Gothic Book"/>
          <w:sz w:val="22"/>
          <w:szCs w:val="22"/>
        </w:rPr>
      </w:pPr>
      <w:r w:rsidRPr="007A6D06">
        <w:rPr>
          <w:rFonts w:ascii="Franklin Gothic Book" w:hAnsi="Franklin Gothic Book"/>
          <w:sz w:val="22"/>
          <w:szCs w:val="22"/>
        </w:rPr>
        <w:t xml:space="preserve">Understanding </w:t>
      </w:r>
      <w:r w:rsidR="6D0E27AD" w:rsidRPr="007A6D06">
        <w:rPr>
          <w:rFonts w:ascii="Franklin Gothic Book" w:hAnsi="Franklin Gothic Book"/>
          <w:sz w:val="22"/>
          <w:szCs w:val="22"/>
        </w:rPr>
        <w:t xml:space="preserve">these behavioural shifts is essential for </w:t>
      </w:r>
      <w:r w:rsidR="00145786" w:rsidRPr="007A6D06">
        <w:rPr>
          <w:rFonts w:ascii="Franklin Gothic Book" w:hAnsi="Franklin Gothic Book"/>
          <w:sz w:val="22"/>
          <w:szCs w:val="22"/>
        </w:rPr>
        <w:t xml:space="preserve">urban </w:t>
      </w:r>
      <w:r w:rsidR="6D0E27AD" w:rsidRPr="007A6D06">
        <w:rPr>
          <w:rFonts w:ascii="Franklin Gothic Book" w:hAnsi="Franklin Gothic Book"/>
          <w:sz w:val="22"/>
          <w:szCs w:val="22"/>
        </w:rPr>
        <w:t>plann</w:t>
      </w:r>
      <w:r w:rsidR="00145786" w:rsidRPr="007A6D06">
        <w:rPr>
          <w:rFonts w:ascii="Franklin Gothic Book" w:hAnsi="Franklin Gothic Book"/>
          <w:sz w:val="22"/>
          <w:szCs w:val="22"/>
        </w:rPr>
        <w:t>ers</w:t>
      </w:r>
      <w:r w:rsidR="00720868" w:rsidRPr="007A6D06">
        <w:rPr>
          <w:rFonts w:ascii="Franklin Gothic Book" w:hAnsi="Franklin Gothic Book"/>
          <w:sz w:val="22"/>
          <w:szCs w:val="22"/>
        </w:rPr>
        <w:t xml:space="preserve"> and</w:t>
      </w:r>
      <w:r w:rsidR="00145786" w:rsidRPr="007A6D06">
        <w:rPr>
          <w:rFonts w:ascii="Franklin Gothic Book" w:hAnsi="Franklin Gothic Book"/>
          <w:sz w:val="22"/>
          <w:szCs w:val="22"/>
        </w:rPr>
        <w:t xml:space="preserve"> retail managers for interventions</w:t>
      </w:r>
      <w:r w:rsidR="6D0E27AD" w:rsidRPr="007A6D06">
        <w:rPr>
          <w:rFonts w:ascii="Franklin Gothic Book" w:hAnsi="Franklin Gothic Book"/>
          <w:sz w:val="22"/>
          <w:szCs w:val="22"/>
        </w:rPr>
        <w:t>,</w:t>
      </w:r>
      <w:r w:rsidR="00677A2A" w:rsidRPr="007A6D06">
        <w:rPr>
          <w:rFonts w:ascii="Franklin Gothic Book" w:hAnsi="Franklin Gothic Book"/>
          <w:sz w:val="22"/>
          <w:szCs w:val="22"/>
        </w:rPr>
        <w:t xml:space="preserve"> </w:t>
      </w:r>
      <w:r w:rsidR="6D0E27AD" w:rsidRPr="007A6D06">
        <w:rPr>
          <w:rFonts w:ascii="Franklin Gothic Book" w:hAnsi="Franklin Gothic Book"/>
          <w:sz w:val="22"/>
          <w:szCs w:val="22"/>
        </w:rPr>
        <w:t>ensuring that</w:t>
      </w:r>
      <w:r w:rsidR="006638F2" w:rsidRPr="007A6D06">
        <w:rPr>
          <w:rFonts w:ascii="Franklin Gothic Book" w:hAnsi="Franklin Gothic Book"/>
          <w:sz w:val="22"/>
          <w:szCs w:val="22"/>
        </w:rPr>
        <w:t xml:space="preserve"> physical</w:t>
      </w:r>
      <w:r w:rsidR="6D0E27AD" w:rsidRPr="007A6D06">
        <w:rPr>
          <w:rFonts w:ascii="Franklin Gothic Book" w:hAnsi="Franklin Gothic Book"/>
          <w:sz w:val="22"/>
          <w:szCs w:val="22"/>
        </w:rPr>
        <w:t xml:space="preserve"> retail </w:t>
      </w:r>
      <w:r w:rsidR="00A34B10" w:rsidRPr="007A6D06">
        <w:rPr>
          <w:rFonts w:ascii="Franklin Gothic Book" w:hAnsi="Franklin Gothic Book"/>
          <w:sz w:val="22"/>
          <w:szCs w:val="22"/>
        </w:rPr>
        <w:t>spaces</w:t>
      </w:r>
      <w:r w:rsidR="00FD4DCC" w:rsidRPr="007A6D06">
        <w:rPr>
          <w:rFonts w:ascii="Franklin Gothic Book" w:hAnsi="Franklin Gothic Book"/>
          <w:sz w:val="22"/>
          <w:szCs w:val="22"/>
        </w:rPr>
        <w:t xml:space="preserve"> </w:t>
      </w:r>
      <w:r w:rsidR="6D0E27AD" w:rsidRPr="007A6D06">
        <w:rPr>
          <w:rFonts w:ascii="Franklin Gothic Book" w:hAnsi="Franklin Gothic Book"/>
          <w:sz w:val="22"/>
          <w:szCs w:val="22"/>
        </w:rPr>
        <w:t>remain competitive in this landscape</w:t>
      </w:r>
      <w:r w:rsidR="00A26F94" w:rsidRPr="007A6D06">
        <w:rPr>
          <w:rFonts w:ascii="Franklin Gothic Book" w:hAnsi="Franklin Gothic Book"/>
          <w:sz w:val="22"/>
          <w:szCs w:val="22"/>
        </w:rPr>
        <w:t xml:space="preserve">. </w:t>
      </w:r>
      <w:r w:rsidR="00A2061D" w:rsidRPr="007A6D06">
        <w:rPr>
          <w:rFonts w:ascii="Franklin Gothic Book" w:hAnsi="Franklin Gothic Book"/>
          <w:sz w:val="22"/>
          <w:szCs w:val="22"/>
        </w:rPr>
        <w:t>P</w:t>
      </w:r>
      <w:r w:rsidR="00954941" w:rsidRPr="007A6D06">
        <w:rPr>
          <w:rFonts w:ascii="Franklin Gothic Book" w:hAnsi="Franklin Gothic Book"/>
          <w:sz w:val="22"/>
          <w:szCs w:val="22"/>
        </w:rPr>
        <w:t>hysical retail spaces</w:t>
      </w:r>
      <w:r w:rsidR="00A26F94" w:rsidRPr="007A6D06">
        <w:rPr>
          <w:rFonts w:ascii="Franklin Gothic Book" w:hAnsi="Franklin Gothic Book"/>
          <w:sz w:val="22"/>
          <w:szCs w:val="22"/>
        </w:rPr>
        <w:t xml:space="preserve">, </w:t>
      </w:r>
      <w:r w:rsidR="5DFBD2C9" w:rsidRPr="007A6D06">
        <w:rPr>
          <w:rFonts w:ascii="Franklin Gothic Book" w:hAnsi="Franklin Gothic Book"/>
          <w:sz w:val="22"/>
          <w:szCs w:val="22"/>
        </w:rPr>
        <w:t>traditionally hubs of community activity and economic transactions,</w:t>
      </w:r>
      <w:r w:rsidR="00954941" w:rsidRPr="007A6D06">
        <w:rPr>
          <w:rFonts w:ascii="Franklin Gothic Book" w:hAnsi="Franklin Gothic Book"/>
          <w:sz w:val="22"/>
          <w:szCs w:val="22"/>
        </w:rPr>
        <w:t xml:space="preserve"> </w:t>
      </w:r>
      <w:r w:rsidR="5DFBD2C9" w:rsidRPr="007A6D06">
        <w:rPr>
          <w:rFonts w:ascii="Franklin Gothic Book" w:hAnsi="Franklin Gothic Book"/>
          <w:sz w:val="22"/>
          <w:szCs w:val="22"/>
        </w:rPr>
        <w:t xml:space="preserve">have faced growing pressure, compelling </w:t>
      </w:r>
      <w:r w:rsidR="00F05A8F" w:rsidRPr="007A6D06">
        <w:rPr>
          <w:rFonts w:ascii="Franklin Gothic Book" w:hAnsi="Franklin Gothic Book"/>
          <w:sz w:val="22"/>
          <w:szCs w:val="22"/>
        </w:rPr>
        <w:t>them</w:t>
      </w:r>
      <w:r w:rsidR="5DFBD2C9" w:rsidRPr="007A6D06">
        <w:rPr>
          <w:rFonts w:ascii="Franklin Gothic Book" w:hAnsi="Franklin Gothic Book"/>
          <w:sz w:val="22"/>
          <w:szCs w:val="22"/>
        </w:rPr>
        <w:t xml:space="preserve"> to redefine their value propositions by enhancing consumer experiences and adapting to expectations</w:t>
      </w:r>
      <w:r w:rsidR="004038CD" w:rsidRPr="007A6D06">
        <w:rPr>
          <w:rFonts w:ascii="Franklin Gothic Book" w:hAnsi="Franklin Gothic Book"/>
          <w:sz w:val="22"/>
          <w:szCs w:val="22"/>
        </w:rPr>
        <w:t xml:space="preserve"> (</w:t>
      </w:r>
      <w:r w:rsidR="0076414E" w:rsidRPr="007A6D06">
        <w:rPr>
          <w:rFonts w:ascii="Franklin Gothic Book" w:hAnsi="Franklin Gothic Book"/>
          <w:sz w:val="22"/>
          <w:szCs w:val="22"/>
        </w:rPr>
        <w:t xml:space="preserve">Ntounis </w:t>
      </w:r>
      <w:r w:rsidR="0076414E" w:rsidRPr="007A6D06">
        <w:rPr>
          <w:rFonts w:ascii="Franklin Gothic Book" w:hAnsi="Franklin Gothic Book"/>
          <w:i/>
          <w:sz w:val="22"/>
          <w:szCs w:val="22"/>
        </w:rPr>
        <w:t>et al</w:t>
      </w:r>
      <w:r w:rsidR="001E5E91" w:rsidRPr="007A6D06">
        <w:rPr>
          <w:rFonts w:ascii="Franklin Gothic Book" w:hAnsi="Franklin Gothic Book"/>
          <w:i/>
          <w:sz w:val="22"/>
          <w:szCs w:val="22"/>
        </w:rPr>
        <w:t>.</w:t>
      </w:r>
      <w:r w:rsidR="001E5E91" w:rsidRPr="007A6D06">
        <w:rPr>
          <w:rFonts w:ascii="Franklin Gothic Book" w:hAnsi="Franklin Gothic Book"/>
          <w:sz w:val="22"/>
          <w:szCs w:val="22"/>
        </w:rPr>
        <w:t>, 2023</w:t>
      </w:r>
      <w:r w:rsidR="00A172F2" w:rsidRPr="007A6D06">
        <w:rPr>
          <w:rFonts w:ascii="Franklin Gothic Book" w:hAnsi="Franklin Gothic Book"/>
          <w:sz w:val="22"/>
          <w:szCs w:val="22"/>
        </w:rPr>
        <w:t xml:space="preserve">; </w:t>
      </w:r>
      <w:r w:rsidR="00945CAF" w:rsidRPr="007A6D06">
        <w:rPr>
          <w:rFonts w:ascii="Franklin Gothic Book" w:hAnsi="Franklin Gothic Book"/>
          <w:sz w:val="22"/>
          <w:szCs w:val="22"/>
        </w:rPr>
        <w:t xml:space="preserve">White </w:t>
      </w:r>
      <w:r w:rsidR="00945CAF" w:rsidRPr="007A6D06">
        <w:rPr>
          <w:rFonts w:ascii="Franklin Gothic Book" w:hAnsi="Franklin Gothic Book"/>
          <w:i/>
          <w:sz w:val="22"/>
          <w:szCs w:val="22"/>
        </w:rPr>
        <w:t>et al., 2023</w:t>
      </w:r>
      <w:r w:rsidR="004038CD" w:rsidRPr="007A6D06">
        <w:rPr>
          <w:rFonts w:ascii="Franklin Gothic Book" w:hAnsi="Franklin Gothic Book"/>
          <w:sz w:val="22"/>
          <w:szCs w:val="22"/>
        </w:rPr>
        <w:t>)</w:t>
      </w:r>
      <w:r w:rsidR="00691A5A" w:rsidRPr="007A6D06">
        <w:rPr>
          <w:rFonts w:ascii="Franklin Gothic Book" w:hAnsi="Franklin Gothic Book"/>
          <w:sz w:val="22"/>
          <w:szCs w:val="22"/>
        </w:rPr>
        <w:t>.</w:t>
      </w:r>
      <w:r w:rsidR="00FA6B7B" w:rsidRPr="007A6D06">
        <w:rPr>
          <w:rFonts w:ascii="Franklin Gothic Book" w:hAnsi="Franklin Gothic Book"/>
          <w:sz w:val="22"/>
          <w:szCs w:val="22"/>
        </w:rPr>
        <w:t xml:space="preserve"> </w:t>
      </w:r>
      <w:r w:rsidR="00CC0BCA" w:rsidRPr="007A6D06">
        <w:rPr>
          <w:rFonts w:ascii="Franklin Gothic Book" w:hAnsi="Franklin Gothic Book"/>
          <w:sz w:val="22"/>
          <w:szCs w:val="22"/>
        </w:rPr>
        <w:t xml:space="preserve">Recent research has demonstrated the wider social and cultural role that </w:t>
      </w:r>
      <w:r w:rsidR="0064568D" w:rsidRPr="007A6D06">
        <w:rPr>
          <w:rFonts w:ascii="Franklin Gothic Book" w:hAnsi="Franklin Gothic Book"/>
          <w:sz w:val="22"/>
          <w:szCs w:val="22"/>
        </w:rPr>
        <w:t>retail</w:t>
      </w:r>
      <w:r w:rsidR="00CC0BCA" w:rsidRPr="007A6D06">
        <w:rPr>
          <w:rFonts w:ascii="Franklin Gothic Book" w:hAnsi="Franklin Gothic Book"/>
          <w:sz w:val="22"/>
          <w:szCs w:val="22"/>
        </w:rPr>
        <w:t xml:space="preserve"> destinations fulfil (D</w:t>
      </w:r>
      <w:r w:rsidR="00F539B9" w:rsidRPr="007A6D06">
        <w:rPr>
          <w:rFonts w:ascii="Franklin Gothic Book" w:hAnsi="Franklin Gothic Book"/>
          <w:sz w:val="22"/>
          <w:szCs w:val="22"/>
        </w:rPr>
        <w:t>avies</w:t>
      </w:r>
      <w:r w:rsidR="00CC0BCA" w:rsidRPr="007A6D06">
        <w:rPr>
          <w:rFonts w:ascii="Franklin Gothic Book" w:hAnsi="Franklin Gothic Book"/>
          <w:sz w:val="22"/>
          <w:szCs w:val="22"/>
        </w:rPr>
        <w:t xml:space="preserve"> </w:t>
      </w:r>
      <w:r w:rsidR="00CC0BCA" w:rsidRPr="007A6D06">
        <w:rPr>
          <w:rFonts w:ascii="Franklin Gothic Book" w:hAnsi="Franklin Gothic Book"/>
          <w:i/>
          <w:sz w:val="22"/>
          <w:szCs w:val="22"/>
        </w:rPr>
        <w:t xml:space="preserve">et al., </w:t>
      </w:r>
      <w:r w:rsidR="00CC0BCA" w:rsidRPr="007A6D06">
        <w:rPr>
          <w:rFonts w:ascii="Franklin Gothic Book" w:hAnsi="Franklin Gothic Book"/>
          <w:sz w:val="22"/>
          <w:szCs w:val="22"/>
        </w:rPr>
        <w:t xml:space="preserve">2019; Ballantyne </w:t>
      </w:r>
      <w:r w:rsidR="00CC0BCA" w:rsidRPr="007A6D06">
        <w:rPr>
          <w:rFonts w:ascii="Franklin Gothic Book" w:hAnsi="Franklin Gothic Book"/>
          <w:i/>
          <w:sz w:val="22"/>
          <w:szCs w:val="22"/>
        </w:rPr>
        <w:t>et al.,</w:t>
      </w:r>
      <w:r w:rsidR="00CC0BCA" w:rsidRPr="007A6D06">
        <w:rPr>
          <w:rFonts w:ascii="Franklin Gothic Book" w:hAnsi="Franklin Gothic Book"/>
          <w:sz w:val="22"/>
          <w:szCs w:val="22"/>
        </w:rPr>
        <w:t xml:space="preserve"> 2023), which is in part in response to the evolving needs and behavioural shifts of the modern consumer.</w:t>
      </w:r>
      <w:r w:rsidR="006C6E46" w:rsidRPr="007A6D06">
        <w:rPr>
          <w:rFonts w:ascii="Franklin Gothic Book" w:hAnsi="Franklin Gothic Book"/>
          <w:sz w:val="22"/>
          <w:szCs w:val="22"/>
        </w:rPr>
        <w:t xml:space="preserve"> Henceforth</w:t>
      </w:r>
      <w:r w:rsidR="00CC0BCA" w:rsidRPr="007A6D06">
        <w:rPr>
          <w:rFonts w:ascii="Franklin Gothic Book" w:hAnsi="Franklin Gothic Book"/>
          <w:sz w:val="22"/>
          <w:szCs w:val="22"/>
        </w:rPr>
        <w:t>, physical retail spaces continue to rapidly transform</w:t>
      </w:r>
      <w:r w:rsidR="001B75E5" w:rsidRPr="007A6D06">
        <w:rPr>
          <w:rFonts w:ascii="Franklin Gothic Book" w:hAnsi="Franklin Gothic Book"/>
          <w:sz w:val="22"/>
          <w:szCs w:val="22"/>
        </w:rPr>
        <w:t xml:space="preserve"> in response to</w:t>
      </w:r>
      <w:r w:rsidR="00BC36D7" w:rsidRPr="007A6D06">
        <w:rPr>
          <w:rFonts w:ascii="Franklin Gothic Book" w:hAnsi="Franklin Gothic Book"/>
          <w:sz w:val="22"/>
          <w:szCs w:val="22"/>
        </w:rPr>
        <w:t xml:space="preserve"> trends</w:t>
      </w:r>
      <w:r w:rsidR="001B75E5" w:rsidRPr="007A6D06">
        <w:rPr>
          <w:rFonts w:ascii="Franklin Gothic Book" w:hAnsi="Franklin Gothic Book"/>
          <w:sz w:val="22"/>
          <w:szCs w:val="22"/>
        </w:rPr>
        <w:t xml:space="preserve">– </w:t>
      </w:r>
      <w:r w:rsidR="00BC36D7" w:rsidRPr="007A6D06">
        <w:rPr>
          <w:rFonts w:ascii="Franklin Gothic Book" w:hAnsi="Franklin Gothic Book"/>
          <w:sz w:val="22"/>
          <w:szCs w:val="22"/>
        </w:rPr>
        <w:t>notably</w:t>
      </w:r>
      <w:r w:rsidR="001B75E5" w:rsidRPr="007A6D06">
        <w:rPr>
          <w:rFonts w:ascii="Franklin Gothic Book" w:hAnsi="Franklin Gothic Book"/>
          <w:sz w:val="22"/>
          <w:szCs w:val="22"/>
        </w:rPr>
        <w:t xml:space="preserve"> its </w:t>
      </w:r>
      <w:r w:rsidR="0092695F" w:rsidRPr="007A6D06">
        <w:rPr>
          <w:rFonts w:ascii="Franklin Gothic Book" w:hAnsi="Franklin Gothic Book"/>
          <w:sz w:val="22"/>
          <w:szCs w:val="22"/>
        </w:rPr>
        <w:t>tech</w:t>
      </w:r>
      <w:r w:rsidR="00712728" w:rsidRPr="007A6D06">
        <w:rPr>
          <w:rFonts w:ascii="Franklin Gothic Book" w:hAnsi="Franklin Gothic Book"/>
          <w:sz w:val="22"/>
          <w:szCs w:val="22"/>
        </w:rPr>
        <w:t>nological</w:t>
      </w:r>
      <w:r w:rsidR="0092695F" w:rsidRPr="007A6D06">
        <w:rPr>
          <w:rFonts w:ascii="Franklin Gothic Book" w:hAnsi="Franklin Gothic Book"/>
          <w:sz w:val="22"/>
          <w:szCs w:val="22"/>
        </w:rPr>
        <w:t xml:space="preserve">, </w:t>
      </w:r>
      <w:r w:rsidR="001B75E5" w:rsidRPr="007A6D06">
        <w:rPr>
          <w:rFonts w:ascii="Franklin Gothic Book" w:hAnsi="Franklin Gothic Book"/>
          <w:sz w:val="22"/>
          <w:szCs w:val="22"/>
        </w:rPr>
        <w:t>economic, social, environmental and cultural components</w:t>
      </w:r>
      <w:r w:rsidR="00BC36D7" w:rsidRPr="007A6D06">
        <w:rPr>
          <w:rFonts w:ascii="Franklin Gothic Book" w:hAnsi="Franklin Gothic Book"/>
          <w:sz w:val="22"/>
          <w:szCs w:val="22"/>
        </w:rPr>
        <w:t xml:space="preserve">. </w:t>
      </w:r>
      <w:r w:rsidR="003A0680" w:rsidRPr="007A6D06">
        <w:rPr>
          <w:rFonts w:ascii="Franklin Gothic Book" w:hAnsi="Franklin Gothic Book"/>
          <w:sz w:val="22"/>
          <w:szCs w:val="22"/>
        </w:rPr>
        <w:t>These changes require decision-makers to understand how behaviour varies spatially in response to accessibility, digital capability, and lifestyle practices.</w:t>
      </w:r>
      <w:r w:rsidR="00E858B2" w:rsidRPr="007A6D06">
        <w:rPr>
          <w:rFonts w:ascii="Franklin Gothic Book" w:hAnsi="Franklin Gothic Book"/>
          <w:sz w:val="22"/>
          <w:szCs w:val="22"/>
        </w:rPr>
        <w:t xml:space="preserve"> </w:t>
      </w:r>
    </w:p>
    <w:p w14:paraId="21D68328" w14:textId="23FE5691" w:rsidR="008E766A" w:rsidRPr="007A6D06" w:rsidRDefault="00145786" w:rsidP="00567491">
      <w:pPr>
        <w:spacing w:line="276" w:lineRule="auto"/>
        <w:jc w:val="both"/>
        <w:rPr>
          <w:rFonts w:ascii="Franklin Gothic Book" w:hAnsi="Franklin Gothic Book"/>
          <w:sz w:val="22"/>
          <w:szCs w:val="22"/>
        </w:rPr>
      </w:pPr>
      <w:r w:rsidRPr="007A6D06">
        <w:rPr>
          <w:rFonts w:ascii="Franklin Gothic Book" w:hAnsi="Franklin Gothic Book"/>
          <w:sz w:val="22"/>
          <w:szCs w:val="22"/>
        </w:rPr>
        <w:lastRenderedPageBreak/>
        <w:t>Henceforth</w:t>
      </w:r>
      <w:r w:rsidR="003C42FD" w:rsidRPr="007A6D06">
        <w:rPr>
          <w:rFonts w:ascii="Franklin Gothic Book" w:hAnsi="Franklin Gothic Book"/>
          <w:sz w:val="22"/>
          <w:szCs w:val="22"/>
        </w:rPr>
        <w:t xml:space="preserve">, </w:t>
      </w:r>
      <w:r w:rsidR="00106ABA" w:rsidRPr="007A6D06">
        <w:rPr>
          <w:rFonts w:ascii="Franklin Gothic Book" w:hAnsi="Franklin Gothic Book"/>
          <w:sz w:val="22"/>
          <w:szCs w:val="22"/>
        </w:rPr>
        <w:t xml:space="preserve">to </w:t>
      </w:r>
      <w:r w:rsidR="003C42FD" w:rsidRPr="007A6D06">
        <w:rPr>
          <w:rFonts w:ascii="Franklin Gothic Book" w:hAnsi="Franklin Gothic Book"/>
          <w:sz w:val="22"/>
          <w:szCs w:val="22"/>
        </w:rPr>
        <w:t>conceptualise and understand how consumer behaviour is changing, it is vital to consider the influence that different spatially varying, interacting factors have on these shifts. There is a well-</w:t>
      </w:r>
      <w:r w:rsidR="00691A5A" w:rsidRPr="007A6D06">
        <w:rPr>
          <w:rFonts w:ascii="Franklin Gothic Book" w:hAnsi="Franklin Gothic Book"/>
          <w:sz w:val="22"/>
          <w:szCs w:val="22"/>
        </w:rPr>
        <w:t>established</w:t>
      </w:r>
      <w:r w:rsidR="003C42FD" w:rsidRPr="007A6D06">
        <w:rPr>
          <w:rFonts w:ascii="Franklin Gothic Book" w:hAnsi="Franklin Gothic Book"/>
          <w:sz w:val="22"/>
          <w:szCs w:val="22"/>
        </w:rPr>
        <w:t xml:space="preserve"> literature which explores the associations between different personal</w:t>
      </w:r>
      <w:r w:rsidR="00EC12FA" w:rsidRPr="007A6D06">
        <w:rPr>
          <w:rFonts w:ascii="Franklin Gothic Book" w:hAnsi="Franklin Gothic Book"/>
          <w:sz w:val="22"/>
          <w:szCs w:val="22"/>
        </w:rPr>
        <w:t>/</w:t>
      </w:r>
      <w:r w:rsidR="003C42FD" w:rsidRPr="007A6D06">
        <w:rPr>
          <w:rFonts w:ascii="Franklin Gothic Book" w:hAnsi="Franklin Gothic Book"/>
          <w:sz w:val="22"/>
          <w:szCs w:val="22"/>
        </w:rPr>
        <w:t xml:space="preserve">behavioural attributes and purchasing behaviours. For example, </w:t>
      </w:r>
      <w:r w:rsidR="00EC12FA" w:rsidRPr="007A6D06">
        <w:rPr>
          <w:rFonts w:ascii="Franklin Gothic Book" w:hAnsi="Franklin Gothic Book"/>
          <w:sz w:val="22"/>
          <w:szCs w:val="22"/>
        </w:rPr>
        <w:t xml:space="preserve">characteristics such as </w:t>
      </w:r>
      <w:r w:rsidR="003C42FD" w:rsidRPr="007A6D06">
        <w:rPr>
          <w:rFonts w:ascii="Franklin Gothic Book" w:hAnsi="Franklin Gothic Book"/>
          <w:sz w:val="22"/>
          <w:szCs w:val="22"/>
        </w:rPr>
        <w:t xml:space="preserve">household composition, </w:t>
      </w:r>
      <w:r w:rsidR="00CB0AA0" w:rsidRPr="007A6D06">
        <w:rPr>
          <w:rFonts w:ascii="Franklin Gothic Book" w:hAnsi="Franklin Gothic Book"/>
          <w:sz w:val="22"/>
          <w:szCs w:val="22"/>
        </w:rPr>
        <w:t>socioeconomic status, lifestyle attributes, physical and digital accessibility, and online usage patterns</w:t>
      </w:r>
      <w:r w:rsidR="00504D16" w:rsidRPr="007A6D06">
        <w:rPr>
          <w:rFonts w:ascii="Franklin Gothic Book" w:hAnsi="Franklin Gothic Book"/>
          <w:sz w:val="22"/>
          <w:szCs w:val="22"/>
        </w:rPr>
        <w:t xml:space="preserve"> accessibility (</w:t>
      </w:r>
      <w:r w:rsidR="00042EDF" w:rsidRPr="007A6D06">
        <w:rPr>
          <w:rFonts w:ascii="Franklin Gothic Book" w:hAnsi="Franklin Gothic Book"/>
          <w:sz w:val="22"/>
          <w:szCs w:val="22"/>
        </w:rPr>
        <w:t xml:space="preserve">Fernie and Sparks, 2018; </w:t>
      </w:r>
      <w:r w:rsidR="00504D16" w:rsidRPr="007A6D06">
        <w:rPr>
          <w:rFonts w:ascii="Franklin Gothic Book" w:hAnsi="Franklin Gothic Book"/>
          <w:sz w:val="22"/>
          <w:szCs w:val="22"/>
        </w:rPr>
        <w:t xml:space="preserve">Gauri </w:t>
      </w:r>
      <w:r w:rsidR="00504D16" w:rsidRPr="007A6D06">
        <w:rPr>
          <w:rFonts w:ascii="Franklin Gothic Book" w:hAnsi="Franklin Gothic Book"/>
          <w:i/>
          <w:iCs/>
          <w:sz w:val="22"/>
          <w:szCs w:val="22"/>
        </w:rPr>
        <w:t>et al</w:t>
      </w:r>
      <w:r w:rsidR="00504D16" w:rsidRPr="007A6D06">
        <w:rPr>
          <w:rFonts w:ascii="Franklin Gothic Book" w:hAnsi="Franklin Gothic Book"/>
          <w:sz w:val="22"/>
          <w:szCs w:val="22"/>
        </w:rPr>
        <w:t xml:space="preserve">., 2020; </w:t>
      </w:r>
      <w:proofErr w:type="spellStart"/>
      <w:r w:rsidR="00504D16" w:rsidRPr="007A6D06">
        <w:rPr>
          <w:rFonts w:ascii="Franklin Gothic Book" w:hAnsi="Franklin Gothic Book"/>
          <w:sz w:val="22"/>
          <w:szCs w:val="22"/>
        </w:rPr>
        <w:t>Belwal</w:t>
      </w:r>
      <w:proofErr w:type="spellEnd"/>
      <w:r w:rsidR="00504D16" w:rsidRPr="007A6D06">
        <w:rPr>
          <w:rFonts w:ascii="Franklin Gothic Book" w:hAnsi="Franklin Gothic Book"/>
          <w:sz w:val="22"/>
          <w:szCs w:val="22"/>
        </w:rPr>
        <w:t xml:space="preserve"> </w:t>
      </w:r>
      <w:r w:rsidR="00504D16" w:rsidRPr="007A6D06">
        <w:rPr>
          <w:rFonts w:ascii="Franklin Gothic Book" w:hAnsi="Franklin Gothic Book"/>
          <w:i/>
          <w:iCs/>
          <w:sz w:val="22"/>
          <w:szCs w:val="22"/>
        </w:rPr>
        <w:t>et al</w:t>
      </w:r>
      <w:r w:rsidR="00504D16" w:rsidRPr="007A6D06">
        <w:rPr>
          <w:rFonts w:ascii="Franklin Gothic Book" w:hAnsi="Franklin Gothic Book"/>
          <w:sz w:val="22"/>
          <w:szCs w:val="22"/>
        </w:rPr>
        <w:t xml:space="preserve">, 2025; </w:t>
      </w:r>
      <w:r w:rsidR="00042EDF" w:rsidRPr="007A6D06">
        <w:rPr>
          <w:rFonts w:ascii="Franklin Gothic Book" w:hAnsi="Franklin Gothic Book"/>
          <w:sz w:val="22"/>
          <w:szCs w:val="22"/>
        </w:rPr>
        <w:t xml:space="preserve">Radomska </w:t>
      </w:r>
      <w:r w:rsidR="00042EDF" w:rsidRPr="007A6D06">
        <w:rPr>
          <w:rFonts w:ascii="Franklin Gothic Book" w:hAnsi="Franklin Gothic Book"/>
          <w:i/>
          <w:iCs/>
          <w:sz w:val="22"/>
          <w:szCs w:val="22"/>
        </w:rPr>
        <w:t xml:space="preserve">et al., 2025; </w:t>
      </w:r>
      <w:r w:rsidR="00504D16" w:rsidRPr="007A6D06">
        <w:rPr>
          <w:rFonts w:ascii="Franklin Gothic Book" w:hAnsi="Franklin Gothic Book"/>
          <w:i/>
          <w:iCs/>
          <w:sz w:val="22"/>
          <w:szCs w:val="22"/>
        </w:rPr>
        <w:t>Zhang et al.,</w:t>
      </w:r>
      <w:r w:rsidR="00504D16" w:rsidRPr="007A6D06">
        <w:rPr>
          <w:rFonts w:ascii="Franklin Gothic Book" w:hAnsi="Franklin Gothic Book"/>
          <w:sz w:val="22"/>
          <w:szCs w:val="22"/>
        </w:rPr>
        <w:t xml:space="preserve"> 2025</w:t>
      </w:r>
      <w:r w:rsidR="00042EDF" w:rsidRPr="007A6D06">
        <w:rPr>
          <w:rFonts w:ascii="Franklin Gothic Book" w:hAnsi="Franklin Gothic Book"/>
          <w:sz w:val="22"/>
          <w:szCs w:val="22"/>
        </w:rPr>
        <w:t xml:space="preserve">) </w:t>
      </w:r>
      <w:r w:rsidR="00EC12FA" w:rsidRPr="007A6D06">
        <w:rPr>
          <w:rFonts w:ascii="Franklin Gothic Book" w:hAnsi="Franklin Gothic Book"/>
          <w:sz w:val="22"/>
          <w:szCs w:val="22"/>
        </w:rPr>
        <w:t>have been studied</w:t>
      </w:r>
      <w:r w:rsidR="00CB0AA0" w:rsidRPr="007A6D06">
        <w:rPr>
          <w:rFonts w:ascii="Franklin Gothic Book" w:hAnsi="Franklin Gothic Book"/>
          <w:sz w:val="22"/>
          <w:szCs w:val="22"/>
        </w:rPr>
        <w:t xml:space="preserve">. </w:t>
      </w:r>
      <w:r w:rsidR="00EC12FA" w:rsidRPr="007A6D06">
        <w:rPr>
          <w:rFonts w:ascii="Franklin Gothic Book" w:hAnsi="Franklin Gothic Book"/>
          <w:sz w:val="22"/>
          <w:szCs w:val="22"/>
        </w:rPr>
        <w:t xml:space="preserve">Together, these attributes (and many others), often combine in complex ways to influence </w:t>
      </w:r>
      <w:r w:rsidR="00CB0AA0" w:rsidRPr="007A6D06">
        <w:rPr>
          <w:rFonts w:ascii="Franklin Gothic Book" w:hAnsi="Franklin Gothic Book"/>
          <w:sz w:val="22"/>
          <w:szCs w:val="22"/>
        </w:rPr>
        <w:t>purchasing priorities, preferences, and the channel</w:t>
      </w:r>
      <w:r w:rsidR="00A26F94" w:rsidRPr="007A6D06">
        <w:rPr>
          <w:rFonts w:ascii="Franklin Gothic Book" w:hAnsi="Franklin Gothic Book"/>
          <w:sz w:val="22"/>
          <w:szCs w:val="22"/>
        </w:rPr>
        <w:t xml:space="preserve"> selection</w:t>
      </w:r>
      <w:r w:rsidR="00CB0AA0" w:rsidRPr="007A6D06">
        <w:rPr>
          <w:rFonts w:ascii="Franklin Gothic Book" w:hAnsi="Franklin Gothic Book"/>
          <w:sz w:val="22"/>
          <w:szCs w:val="22"/>
        </w:rPr>
        <w:t xml:space="preserve">. </w:t>
      </w:r>
      <w:r w:rsidR="003A0680" w:rsidRPr="007A6D06">
        <w:rPr>
          <w:rFonts w:ascii="Franklin Gothic Book" w:hAnsi="Franklin Gothic Book"/>
          <w:sz w:val="22"/>
          <w:szCs w:val="22"/>
        </w:rPr>
        <w:t xml:space="preserve">However, much existing work and many national geodemographic classifications continue to treat these dimensions </w:t>
      </w:r>
      <w:r w:rsidR="00C10440" w:rsidRPr="007A6D06">
        <w:rPr>
          <w:rFonts w:ascii="Franklin Gothic Book" w:hAnsi="Franklin Gothic Book"/>
          <w:sz w:val="22"/>
          <w:szCs w:val="22"/>
        </w:rPr>
        <w:t>separately or</w:t>
      </w:r>
      <w:r w:rsidR="003A0680" w:rsidRPr="007A6D06">
        <w:rPr>
          <w:rFonts w:ascii="Franklin Gothic Book" w:hAnsi="Franklin Gothic Book"/>
          <w:sz w:val="22"/>
          <w:szCs w:val="22"/>
        </w:rPr>
        <w:t xml:space="preserve"> assume that consumer behaviour is largely an outcome of socioeconomic structure</w:t>
      </w:r>
      <w:r w:rsidR="00D15E88" w:rsidRPr="007A6D06">
        <w:rPr>
          <w:rFonts w:ascii="Franklin Gothic Book" w:hAnsi="Franklin Gothic Book"/>
          <w:sz w:val="22"/>
          <w:szCs w:val="22"/>
        </w:rPr>
        <w:t xml:space="preserve"> (</w:t>
      </w:r>
      <w:proofErr w:type="spellStart"/>
      <w:r w:rsidR="00D15E88" w:rsidRPr="007A6D06">
        <w:rPr>
          <w:rFonts w:ascii="Franklin Gothic Book" w:hAnsi="Franklin Gothic Book"/>
          <w:sz w:val="22"/>
          <w:szCs w:val="22"/>
        </w:rPr>
        <w:t>i.e</w:t>
      </w:r>
      <w:proofErr w:type="spellEnd"/>
      <w:r w:rsidR="00062CF8" w:rsidRPr="007A6D06">
        <w:rPr>
          <w:rFonts w:ascii="Franklin Gothic Book" w:hAnsi="Franklin Gothic Book"/>
          <w:sz w:val="22"/>
          <w:szCs w:val="22"/>
        </w:rPr>
        <w:t xml:space="preserve"> Gale </w:t>
      </w:r>
      <w:r w:rsidR="00062CF8" w:rsidRPr="007A6D06">
        <w:rPr>
          <w:rFonts w:ascii="Franklin Gothic Book" w:hAnsi="Franklin Gothic Book"/>
          <w:i/>
          <w:sz w:val="22"/>
          <w:szCs w:val="22"/>
        </w:rPr>
        <w:t>et al</w:t>
      </w:r>
      <w:r w:rsidR="00062CF8" w:rsidRPr="007A6D06">
        <w:rPr>
          <w:rFonts w:ascii="Franklin Gothic Book" w:hAnsi="Franklin Gothic Book"/>
          <w:sz w:val="22"/>
          <w:szCs w:val="22"/>
        </w:rPr>
        <w:t xml:space="preserve">., 2016; </w:t>
      </w:r>
      <w:r w:rsidR="005C5FC7" w:rsidRPr="007A6D06">
        <w:rPr>
          <w:rFonts w:ascii="Franklin Gothic Book" w:hAnsi="Franklin Gothic Book"/>
          <w:sz w:val="22"/>
          <w:szCs w:val="22"/>
        </w:rPr>
        <w:t xml:space="preserve">Butterfield </w:t>
      </w:r>
      <w:r w:rsidR="005C5FC7" w:rsidRPr="007A6D06">
        <w:rPr>
          <w:rFonts w:ascii="Franklin Gothic Book" w:hAnsi="Franklin Gothic Book"/>
          <w:i/>
          <w:sz w:val="22"/>
          <w:szCs w:val="22"/>
        </w:rPr>
        <w:t>et al.</w:t>
      </w:r>
      <w:r w:rsidR="005C5FC7" w:rsidRPr="007A6D06">
        <w:rPr>
          <w:rFonts w:ascii="Franklin Gothic Book" w:hAnsi="Franklin Gothic Book"/>
          <w:sz w:val="22"/>
          <w:szCs w:val="22"/>
        </w:rPr>
        <w:t xml:space="preserve">, 2020; </w:t>
      </w:r>
      <w:r w:rsidR="00062CF8" w:rsidRPr="007A6D06">
        <w:rPr>
          <w:rFonts w:ascii="Franklin Gothic Book" w:hAnsi="Franklin Gothic Book"/>
          <w:sz w:val="22"/>
          <w:szCs w:val="22"/>
        </w:rPr>
        <w:t xml:space="preserve">Cocking </w:t>
      </w:r>
      <w:r w:rsidR="00062CF8" w:rsidRPr="007A6D06">
        <w:rPr>
          <w:rFonts w:ascii="Franklin Gothic Book" w:hAnsi="Franklin Gothic Book"/>
          <w:i/>
          <w:sz w:val="22"/>
          <w:szCs w:val="22"/>
        </w:rPr>
        <w:t xml:space="preserve">et al., </w:t>
      </w:r>
      <w:r w:rsidR="00062CF8" w:rsidRPr="007A6D06">
        <w:rPr>
          <w:rFonts w:ascii="Franklin Gothic Book" w:hAnsi="Franklin Gothic Book"/>
          <w:sz w:val="22"/>
          <w:szCs w:val="22"/>
        </w:rPr>
        <w:t>2020)</w:t>
      </w:r>
      <w:r w:rsidR="003A0680" w:rsidRPr="007A6D06">
        <w:rPr>
          <w:rFonts w:ascii="Franklin Gothic Book" w:hAnsi="Franklin Gothic Book"/>
          <w:sz w:val="22"/>
          <w:szCs w:val="22"/>
        </w:rPr>
        <w:t xml:space="preserve">. </w:t>
      </w:r>
      <w:r w:rsidR="00CB0AA0" w:rsidRPr="007A6D06">
        <w:rPr>
          <w:rFonts w:ascii="Franklin Gothic Book" w:hAnsi="Franklin Gothic Book"/>
          <w:sz w:val="22"/>
          <w:szCs w:val="22"/>
        </w:rPr>
        <w:t xml:space="preserve">To unpack these evolving dynamics, it is therefore critical to analyse </w:t>
      </w:r>
      <w:r w:rsidR="00A26F94" w:rsidRPr="007A6D06">
        <w:rPr>
          <w:rFonts w:ascii="Franklin Gothic Book" w:hAnsi="Franklin Gothic Book"/>
          <w:sz w:val="22"/>
          <w:szCs w:val="22"/>
        </w:rPr>
        <w:t>each factor and</w:t>
      </w:r>
      <w:r w:rsidR="00CB0AA0" w:rsidRPr="007A6D06">
        <w:rPr>
          <w:rFonts w:ascii="Franklin Gothic Book" w:hAnsi="Franklin Gothic Book"/>
          <w:sz w:val="22"/>
          <w:szCs w:val="22"/>
        </w:rPr>
        <w:t xml:space="preserve"> how they intersect and vary across space, revealing the underlying mechanisms that drive decision-making.</w:t>
      </w:r>
      <w:r w:rsidR="00306EEC" w:rsidRPr="007A6D06">
        <w:rPr>
          <w:rFonts w:ascii="Franklin Gothic Book" w:hAnsi="Franklin Gothic Book"/>
          <w:sz w:val="22"/>
          <w:szCs w:val="22"/>
        </w:rPr>
        <w:t xml:space="preserve"> </w:t>
      </w:r>
      <w:r w:rsidR="00EC12FA" w:rsidRPr="007A6D06">
        <w:rPr>
          <w:rFonts w:ascii="Franklin Gothic Book" w:hAnsi="Franklin Gothic Book"/>
          <w:sz w:val="22"/>
          <w:szCs w:val="22"/>
        </w:rPr>
        <w:t>From an analytical perspective, capturing the multidimensionality</w:t>
      </w:r>
      <w:r w:rsidR="0092695F" w:rsidRPr="007A6D06">
        <w:rPr>
          <w:rFonts w:ascii="Franklin Gothic Book" w:hAnsi="Franklin Gothic Book"/>
          <w:sz w:val="22"/>
          <w:szCs w:val="22"/>
        </w:rPr>
        <w:t xml:space="preserve"> and spatial variation</w:t>
      </w:r>
      <w:r w:rsidR="00EC12FA" w:rsidRPr="007A6D06">
        <w:rPr>
          <w:rFonts w:ascii="Franklin Gothic Book" w:hAnsi="Franklin Gothic Book"/>
          <w:sz w:val="22"/>
          <w:szCs w:val="22"/>
        </w:rPr>
        <w:t xml:space="preserve"> of modern consumer behaviour is challenging, given these dimensions span multiple domains (e.g., </w:t>
      </w:r>
      <w:r w:rsidR="006C6E46" w:rsidRPr="007A6D06">
        <w:rPr>
          <w:rFonts w:ascii="Franklin Gothic Book" w:hAnsi="Franklin Gothic Book"/>
          <w:sz w:val="22"/>
          <w:szCs w:val="22"/>
        </w:rPr>
        <w:t>socio</w:t>
      </w:r>
      <w:r w:rsidR="00EC12FA" w:rsidRPr="007A6D06">
        <w:rPr>
          <w:rFonts w:ascii="Franklin Gothic Book" w:hAnsi="Franklin Gothic Book"/>
          <w:sz w:val="22"/>
          <w:szCs w:val="22"/>
        </w:rPr>
        <w:t>economic,</w:t>
      </w:r>
      <w:r w:rsidR="00BF4C0F" w:rsidRPr="007A6D06">
        <w:rPr>
          <w:rFonts w:ascii="Franklin Gothic Book" w:hAnsi="Franklin Gothic Book"/>
          <w:sz w:val="22"/>
          <w:szCs w:val="22"/>
        </w:rPr>
        <w:t xml:space="preserve"> digital</w:t>
      </w:r>
      <w:r w:rsidR="00EC12FA" w:rsidRPr="007A6D06">
        <w:rPr>
          <w:rFonts w:ascii="Franklin Gothic Book" w:hAnsi="Franklin Gothic Book"/>
          <w:sz w:val="22"/>
          <w:szCs w:val="22"/>
        </w:rPr>
        <w:t xml:space="preserve">), and operate at varying spatial scales. A </w:t>
      </w:r>
      <w:r w:rsidR="006C6E46" w:rsidRPr="007A6D06">
        <w:rPr>
          <w:rFonts w:ascii="Franklin Gothic Book" w:hAnsi="Franklin Gothic Book"/>
          <w:sz w:val="22"/>
          <w:szCs w:val="22"/>
        </w:rPr>
        <w:t xml:space="preserve">proven </w:t>
      </w:r>
      <w:r w:rsidR="00EC12FA" w:rsidRPr="007A6D06">
        <w:rPr>
          <w:rFonts w:ascii="Franklin Gothic Book" w:hAnsi="Franklin Gothic Book"/>
          <w:sz w:val="22"/>
          <w:szCs w:val="22"/>
        </w:rPr>
        <w:t>technique in both academic and industrial applications is the use of geodemographics</w:t>
      </w:r>
      <w:r w:rsidR="00315EA3" w:rsidRPr="007A6D06">
        <w:rPr>
          <w:rFonts w:ascii="Franklin Gothic Book" w:hAnsi="Franklin Gothic Book"/>
          <w:sz w:val="22"/>
          <w:szCs w:val="22"/>
        </w:rPr>
        <w:t>, whereby demographic,</w:t>
      </w:r>
      <w:r w:rsidR="00306EEC" w:rsidRPr="007A6D06">
        <w:rPr>
          <w:rFonts w:ascii="Franklin Gothic Book" w:hAnsi="Franklin Gothic Book"/>
          <w:sz w:val="22"/>
          <w:szCs w:val="22"/>
        </w:rPr>
        <w:t xml:space="preserve"> spatial</w:t>
      </w:r>
      <w:r w:rsidR="00315EA3" w:rsidRPr="007A6D06">
        <w:rPr>
          <w:rFonts w:ascii="Franklin Gothic Book" w:hAnsi="Franklin Gothic Book"/>
          <w:sz w:val="22"/>
          <w:szCs w:val="22"/>
        </w:rPr>
        <w:t xml:space="preserve"> and behavioural factors can be combined to identify groups of sharing behaviour</w:t>
      </w:r>
      <w:r w:rsidR="00BF4C0F" w:rsidRPr="007A6D06">
        <w:rPr>
          <w:rFonts w:ascii="Franklin Gothic Book" w:hAnsi="Franklin Gothic Book"/>
          <w:sz w:val="22"/>
          <w:szCs w:val="22"/>
        </w:rPr>
        <w:t>s</w:t>
      </w:r>
      <w:r w:rsidR="00315EA3" w:rsidRPr="007A6D06">
        <w:rPr>
          <w:rFonts w:ascii="Franklin Gothic Book" w:hAnsi="Franklin Gothic Book"/>
          <w:sz w:val="22"/>
          <w:szCs w:val="22"/>
        </w:rPr>
        <w:t xml:space="preserve"> (Lemon and Verhoef, 2016</w:t>
      </w:r>
      <w:r w:rsidR="00E939BB" w:rsidRPr="007A6D06">
        <w:rPr>
          <w:rFonts w:ascii="Franklin Gothic Book" w:hAnsi="Franklin Gothic Book"/>
          <w:sz w:val="22"/>
          <w:szCs w:val="22"/>
        </w:rPr>
        <w:t xml:space="preserve">; </w:t>
      </w:r>
      <w:proofErr w:type="spellStart"/>
      <w:r w:rsidR="00E939BB" w:rsidRPr="007A6D06">
        <w:rPr>
          <w:rFonts w:ascii="Franklin Gothic Book" w:hAnsi="Franklin Gothic Book"/>
          <w:sz w:val="22"/>
          <w:szCs w:val="22"/>
        </w:rPr>
        <w:t>Belwal</w:t>
      </w:r>
      <w:proofErr w:type="spellEnd"/>
      <w:r w:rsidR="00E939BB" w:rsidRPr="007A6D06">
        <w:rPr>
          <w:rFonts w:ascii="Franklin Gothic Book" w:hAnsi="Franklin Gothic Book"/>
          <w:sz w:val="22"/>
          <w:szCs w:val="22"/>
        </w:rPr>
        <w:t xml:space="preserve"> </w:t>
      </w:r>
      <w:r w:rsidR="00E939BB" w:rsidRPr="007A6D06">
        <w:rPr>
          <w:rFonts w:ascii="Franklin Gothic Book" w:hAnsi="Franklin Gothic Book"/>
          <w:i/>
          <w:iCs/>
          <w:sz w:val="22"/>
          <w:szCs w:val="22"/>
        </w:rPr>
        <w:t xml:space="preserve">et al., </w:t>
      </w:r>
      <w:r w:rsidR="00E939BB" w:rsidRPr="007A6D06">
        <w:rPr>
          <w:rFonts w:ascii="Franklin Gothic Book" w:hAnsi="Franklin Gothic Book"/>
          <w:sz w:val="22"/>
          <w:szCs w:val="22"/>
        </w:rPr>
        <w:t>2025</w:t>
      </w:r>
      <w:r w:rsidR="00315EA3" w:rsidRPr="007A6D06">
        <w:rPr>
          <w:rFonts w:ascii="Franklin Gothic Book" w:hAnsi="Franklin Gothic Book"/>
          <w:sz w:val="22"/>
          <w:szCs w:val="22"/>
        </w:rPr>
        <w:t>).</w:t>
      </w:r>
      <w:r w:rsidR="001C276C" w:rsidRPr="007A6D06">
        <w:rPr>
          <w:rFonts w:ascii="Franklin Gothic Book" w:hAnsi="Franklin Gothic Book"/>
          <w:sz w:val="22"/>
          <w:szCs w:val="22"/>
        </w:rPr>
        <w:t xml:space="preserve"> </w:t>
      </w:r>
    </w:p>
    <w:p w14:paraId="7A4B3CBF" w14:textId="34F57BAA" w:rsidR="00820C94" w:rsidRPr="007A6D06" w:rsidRDefault="00B237D4" w:rsidP="00EE3668">
      <w:pPr>
        <w:spacing w:line="276" w:lineRule="auto"/>
        <w:jc w:val="both"/>
        <w:rPr>
          <w:rFonts w:ascii="Franklin Gothic Book" w:hAnsi="Franklin Gothic Book"/>
          <w:sz w:val="22"/>
          <w:szCs w:val="22"/>
        </w:rPr>
      </w:pPr>
      <w:r w:rsidRPr="007A6D06">
        <w:rPr>
          <w:rFonts w:ascii="Franklin Gothic Book" w:hAnsi="Franklin Gothic Book"/>
          <w:sz w:val="22"/>
        </w:rPr>
        <w:t>The purpose of this study is to develop an openly available, national-level, small-area geodemographic classification dataset that captures the multidimensional nature of consumer behaviour across England and Wales.</w:t>
      </w:r>
      <w:r w:rsidR="00691A5A" w:rsidRPr="007A6D06">
        <w:rPr>
          <w:rFonts w:ascii="Franklin Gothic Book" w:hAnsi="Franklin Gothic Book"/>
          <w:sz w:val="22"/>
          <w:szCs w:val="22"/>
        </w:rPr>
        <w:t xml:space="preserve"> </w:t>
      </w:r>
      <w:r w:rsidR="009A01F3" w:rsidRPr="007A6D06">
        <w:rPr>
          <w:rFonts w:ascii="Franklin Gothic Book" w:hAnsi="Franklin Gothic Book"/>
          <w:sz w:val="22"/>
          <w:szCs w:val="22"/>
        </w:rPr>
        <w:t xml:space="preserve">Unlike earlier classifications, which have largely centred on socioeconomic structure, </w:t>
      </w:r>
      <w:r w:rsidR="00BB7322" w:rsidRPr="007A6D06">
        <w:rPr>
          <w:rFonts w:ascii="Franklin Gothic Book" w:hAnsi="Franklin Gothic Book"/>
          <w:sz w:val="22"/>
          <w:szCs w:val="22"/>
        </w:rPr>
        <w:t>this study advances a theoretically grounded framework in which demographic, behavioural, digital, and accessibility dimensions are treated as co-determining drivers of consumer behaviour</w:t>
      </w:r>
      <w:r w:rsidR="009A01F3" w:rsidRPr="007A6D06">
        <w:rPr>
          <w:rFonts w:ascii="Franklin Gothic Book" w:hAnsi="Franklin Gothic Book"/>
          <w:sz w:val="22"/>
          <w:szCs w:val="22"/>
        </w:rPr>
        <w:t xml:space="preserve">. </w:t>
      </w:r>
      <w:r w:rsidR="00020089" w:rsidRPr="007A6D06">
        <w:rPr>
          <w:rFonts w:ascii="Franklin Gothic Book" w:hAnsi="Franklin Gothic Book"/>
          <w:sz w:val="22"/>
          <w:szCs w:val="22"/>
        </w:rPr>
        <w:t>This approach offers a refined conceptual lens for understanding how multiple domains collectively shape contemporary consumption patterns</w:t>
      </w:r>
      <w:r w:rsidR="009A01F3" w:rsidRPr="007A6D06">
        <w:rPr>
          <w:rFonts w:ascii="Franklin Gothic Book" w:hAnsi="Franklin Gothic Book"/>
          <w:sz w:val="22"/>
          <w:szCs w:val="22"/>
        </w:rPr>
        <w:t>. To achieve this, w</w:t>
      </w:r>
      <w:r w:rsidR="00583B25" w:rsidRPr="007A6D06">
        <w:rPr>
          <w:rFonts w:ascii="Franklin Gothic Book" w:hAnsi="Franklin Gothic Book"/>
          <w:sz w:val="22"/>
          <w:szCs w:val="22"/>
        </w:rPr>
        <w:t xml:space="preserve">e </w:t>
      </w:r>
      <w:r w:rsidRPr="007A6D06">
        <w:rPr>
          <w:rFonts w:ascii="Franklin Gothic Book" w:hAnsi="Franklin Gothic Book"/>
          <w:sz w:val="22"/>
          <w:szCs w:val="22"/>
        </w:rPr>
        <w:t>cluster consumers to</w:t>
      </w:r>
      <w:r w:rsidR="007C3CA2" w:rsidRPr="007A6D06">
        <w:rPr>
          <w:rFonts w:ascii="Franklin Gothic Book" w:hAnsi="Franklin Gothic Book"/>
          <w:sz w:val="22"/>
          <w:szCs w:val="22"/>
        </w:rPr>
        <w:t xml:space="preserve"> better understanding the complexity and multidimensionality of consumers, through integrating an array</w:t>
      </w:r>
      <w:r w:rsidR="00691A5A" w:rsidRPr="007A6D06">
        <w:rPr>
          <w:rFonts w:ascii="Franklin Gothic Book" w:hAnsi="Franklin Gothic Book"/>
          <w:sz w:val="22"/>
          <w:szCs w:val="22"/>
        </w:rPr>
        <w:t xml:space="preserve"> demographic and socioeconomic, physical accessibility and spatial context, and digital and behavioural factors</w:t>
      </w:r>
      <w:r w:rsidR="007C3CA2" w:rsidRPr="007A6D06">
        <w:rPr>
          <w:rFonts w:ascii="Franklin Gothic Book" w:hAnsi="Franklin Gothic Book"/>
          <w:sz w:val="22"/>
          <w:szCs w:val="22"/>
        </w:rPr>
        <w:t xml:space="preserve">, that have not before been combined in an openly available </w:t>
      </w:r>
      <w:r w:rsidR="0092695F" w:rsidRPr="007A6D06">
        <w:rPr>
          <w:rFonts w:ascii="Franklin Gothic Book" w:hAnsi="Franklin Gothic Book"/>
          <w:sz w:val="22"/>
          <w:szCs w:val="22"/>
        </w:rPr>
        <w:t xml:space="preserve">geodemographic </w:t>
      </w:r>
      <w:r w:rsidR="007C3CA2" w:rsidRPr="007A6D06">
        <w:rPr>
          <w:rFonts w:ascii="Franklin Gothic Book" w:hAnsi="Franklin Gothic Book"/>
          <w:sz w:val="22"/>
          <w:szCs w:val="22"/>
        </w:rPr>
        <w:t>classification.</w:t>
      </w:r>
      <w:r w:rsidR="005C5FC7" w:rsidRPr="007A6D06">
        <w:rPr>
          <w:rFonts w:ascii="Franklin Gothic Book" w:hAnsi="Franklin Gothic Book"/>
          <w:sz w:val="22"/>
          <w:szCs w:val="22"/>
        </w:rPr>
        <w:t xml:space="preserve"> </w:t>
      </w:r>
      <w:r w:rsidR="00BB7322" w:rsidRPr="007A6D06">
        <w:rPr>
          <w:rFonts w:ascii="Franklin Gothic Book" w:hAnsi="Franklin Gothic Book"/>
          <w:sz w:val="22"/>
          <w:szCs w:val="22"/>
        </w:rPr>
        <w:t>Through this contribution, the study extends existing geodemographic approaches by generating new empirical insight into how consumer behaviour varies spatially beyond what can be inferred from census-based classifications alone, delivering the first comprehensive, small-area consumer classification for England and Wales.</w:t>
      </w:r>
    </w:p>
    <w:p w14:paraId="57D0ED36" w14:textId="489C01D0" w:rsidR="007C3CA2" w:rsidRPr="007A6D06" w:rsidRDefault="007C3CA2" w:rsidP="00EE3668">
      <w:pPr>
        <w:spacing w:line="276" w:lineRule="auto"/>
        <w:jc w:val="both"/>
        <w:rPr>
          <w:rFonts w:ascii="Franklin Gothic Book" w:hAnsi="Franklin Gothic Book"/>
          <w:sz w:val="22"/>
          <w:szCs w:val="22"/>
        </w:rPr>
      </w:pPr>
      <w:r w:rsidRPr="007A6D06">
        <w:rPr>
          <w:rFonts w:ascii="Franklin Gothic Book" w:hAnsi="Franklin Gothic Book"/>
          <w:sz w:val="22"/>
          <w:szCs w:val="22"/>
        </w:rPr>
        <w:t>The classification, which is developed at the Lower Super Output Area (LSOA) level</w:t>
      </w:r>
      <w:r w:rsidR="00306EEC" w:rsidRPr="007A6D06">
        <w:rPr>
          <w:rFonts w:ascii="Franklin Gothic Book" w:hAnsi="Franklin Gothic Book"/>
          <w:sz w:val="22"/>
          <w:szCs w:val="22"/>
        </w:rPr>
        <w:t xml:space="preserve">, </w:t>
      </w:r>
      <w:r w:rsidRPr="007A6D06">
        <w:rPr>
          <w:rFonts w:ascii="Franklin Gothic Book" w:hAnsi="Franklin Gothic Book"/>
          <w:sz w:val="22"/>
          <w:szCs w:val="22"/>
        </w:rPr>
        <w:t>is underpinned by complex analytical components, such as the microsimulation of a proprietary consumer behavioural survey,</w:t>
      </w:r>
      <w:r w:rsidR="00306EEC" w:rsidRPr="007A6D06">
        <w:rPr>
          <w:rFonts w:ascii="Franklin Gothic Book" w:hAnsi="Franklin Gothic Book"/>
          <w:sz w:val="22"/>
          <w:szCs w:val="22"/>
        </w:rPr>
        <w:t xml:space="preserve"> aforementioned demographic factors</w:t>
      </w:r>
      <w:r w:rsidRPr="007A6D06">
        <w:rPr>
          <w:rFonts w:ascii="Franklin Gothic Book" w:hAnsi="Franklin Gothic Book"/>
          <w:sz w:val="22"/>
          <w:szCs w:val="22"/>
        </w:rPr>
        <w:t xml:space="preserve"> and accessibility measures</w:t>
      </w:r>
      <w:r w:rsidR="00306EEC" w:rsidRPr="007A6D06">
        <w:rPr>
          <w:rFonts w:ascii="Franklin Gothic Book" w:hAnsi="Franklin Gothic Book"/>
          <w:sz w:val="22"/>
          <w:szCs w:val="22"/>
        </w:rPr>
        <w:t>.</w:t>
      </w:r>
      <w:r w:rsidR="00321BE4" w:rsidRPr="007A6D06">
        <w:rPr>
          <w:rFonts w:ascii="Franklin Gothic Book" w:hAnsi="Franklin Gothic Book"/>
          <w:sz w:val="22"/>
          <w:szCs w:val="22"/>
        </w:rPr>
        <w:t xml:space="preserve"> </w:t>
      </w:r>
      <w:r w:rsidR="00526C94" w:rsidRPr="007A6D06">
        <w:rPr>
          <w:rFonts w:ascii="Franklin Gothic Book" w:hAnsi="Franklin Gothic Book"/>
          <w:sz w:val="22"/>
          <w:szCs w:val="22"/>
        </w:rPr>
        <w:t xml:space="preserve">By bringing together measurable characteristics and information </w:t>
      </w:r>
      <w:r w:rsidR="00CC35BC" w:rsidRPr="007A6D06">
        <w:rPr>
          <w:rFonts w:ascii="Franklin Gothic Book" w:hAnsi="Franklin Gothic Book"/>
          <w:sz w:val="22"/>
          <w:szCs w:val="22"/>
        </w:rPr>
        <w:t xml:space="preserve">that capture the complexity of modern </w:t>
      </w:r>
      <w:r w:rsidR="00526C94" w:rsidRPr="007A6D06">
        <w:rPr>
          <w:rFonts w:ascii="Franklin Gothic Book" w:hAnsi="Franklin Gothic Book"/>
          <w:sz w:val="22"/>
          <w:szCs w:val="22"/>
        </w:rPr>
        <w:t>consumer behaviour</w:t>
      </w:r>
      <w:r w:rsidR="00CC35BC" w:rsidRPr="007A6D06">
        <w:rPr>
          <w:rFonts w:ascii="Franklin Gothic Book" w:hAnsi="Franklin Gothic Book"/>
          <w:sz w:val="22"/>
          <w:szCs w:val="22"/>
        </w:rPr>
        <w:t>,</w:t>
      </w:r>
      <w:r w:rsidR="00526C94" w:rsidRPr="007A6D06">
        <w:rPr>
          <w:rFonts w:ascii="Franklin Gothic Book" w:hAnsi="Franklin Gothic Book"/>
          <w:sz w:val="22"/>
          <w:szCs w:val="22"/>
        </w:rPr>
        <w:t xml:space="preserve"> </w:t>
      </w:r>
      <w:r w:rsidR="00461B1F" w:rsidRPr="007A6D06">
        <w:rPr>
          <w:rFonts w:ascii="Franklin Gothic Book" w:hAnsi="Franklin Gothic Book"/>
          <w:sz w:val="22"/>
          <w:szCs w:val="22"/>
        </w:rPr>
        <w:t>the classification produces actionable consumer typologies that reveal how behavioural, digital, and spatial factors intersect geographically</w:t>
      </w:r>
      <w:r w:rsidR="0072177B" w:rsidRPr="007A6D06">
        <w:rPr>
          <w:rFonts w:ascii="Franklin Gothic Book" w:hAnsi="Franklin Gothic Book"/>
          <w:sz w:val="22"/>
          <w:szCs w:val="22"/>
        </w:rPr>
        <w:t xml:space="preserve">. This innovation not only advances theoretical understanding of fine-grained consumer-retail dynamics, but also </w:t>
      </w:r>
      <w:r w:rsidR="000D0A73" w:rsidRPr="007A6D06">
        <w:rPr>
          <w:rFonts w:ascii="Franklin Gothic Book" w:hAnsi="Franklin Gothic Book"/>
          <w:sz w:val="22"/>
          <w:szCs w:val="22"/>
        </w:rPr>
        <w:t xml:space="preserve">aims to </w:t>
      </w:r>
      <w:r w:rsidR="0072177B" w:rsidRPr="007A6D06">
        <w:rPr>
          <w:rFonts w:ascii="Franklin Gothic Book" w:hAnsi="Franklin Gothic Book"/>
          <w:sz w:val="22"/>
          <w:szCs w:val="22"/>
        </w:rPr>
        <w:t>deliver an openly available tool that empowers policymakers, urban planners, and retail</w:t>
      </w:r>
      <w:r w:rsidR="00820C94" w:rsidRPr="007A6D06">
        <w:rPr>
          <w:rFonts w:ascii="Franklin Gothic Book" w:hAnsi="Franklin Gothic Book"/>
          <w:sz w:val="22"/>
          <w:szCs w:val="22"/>
        </w:rPr>
        <w:t xml:space="preserve"> managers</w:t>
      </w:r>
      <w:r w:rsidR="0072177B" w:rsidRPr="007A6D06">
        <w:rPr>
          <w:rFonts w:ascii="Franklin Gothic Book" w:hAnsi="Franklin Gothic Book"/>
          <w:sz w:val="22"/>
          <w:szCs w:val="22"/>
        </w:rPr>
        <w:t xml:space="preserve"> to make evidence-based decisions in the changing retail landscape. </w:t>
      </w:r>
    </w:p>
    <w:p w14:paraId="41453BED" w14:textId="77777777" w:rsidR="00CD0D48" w:rsidRPr="007A6D06" w:rsidRDefault="00CD0D48" w:rsidP="00306EEC">
      <w:pPr>
        <w:spacing w:line="240" w:lineRule="auto"/>
        <w:jc w:val="both"/>
        <w:rPr>
          <w:rFonts w:ascii="Franklin Gothic Book" w:hAnsi="Franklin Gothic Book"/>
          <w:sz w:val="22"/>
          <w:szCs w:val="22"/>
        </w:rPr>
      </w:pPr>
    </w:p>
    <w:p w14:paraId="60605631" w14:textId="469005C5" w:rsidR="008220D3" w:rsidRPr="007A6D06" w:rsidRDefault="00E37279" w:rsidP="004038CD">
      <w:pPr>
        <w:tabs>
          <w:tab w:val="left" w:pos="2980"/>
        </w:tabs>
        <w:jc w:val="both"/>
        <w:rPr>
          <w:rFonts w:ascii="Franklin Gothic Book" w:eastAsia="Leelawadee" w:hAnsi="Franklin Gothic Book" w:cs="Leelawadee"/>
          <w:b/>
          <w:bCs/>
          <w:sz w:val="22"/>
          <w:szCs w:val="22"/>
        </w:rPr>
      </w:pPr>
      <w:r w:rsidRPr="007A6D06">
        <w:rPr>
          <w:rFonts w:ascii="Franklin Gothic Book" w:eastAsia="Leelawadee" w:hAnsi="Franklin Gothic Book" w:cs="Leelawadee"/>
          <w:b/>
          <w:bCs/>
          <w:sz w:val="22"/>
          <w:szCs w:val="22"/>
        </w:rPr>
        <w:t xml:space="preserve">2. </w:t>
      </w:r>
      <w:r w:rsidR="2532FB34" w:rsidRPr="007A6D06">
        <w:rPr>
          <w:rFonts w:ascii="Franklin Gothic Book" w:eastAsia="Leelawadee" w:hAnsi="Franklin Gothic Book" w:cs="Leelawadee"/>
          <w:b/>
          <w:bCs/>
          <w:sz w:val="22"/>
          <w:szCs w:val="22"/>
        </w:rPr>
        <w:t>Literature Review</w:t>
      </w:r>
    </w:p>
    <w:p w14:paraId="5379085C" w14:textId="4895EA52" w:rsidR="008220D3" w:rsidRPr="007A6D06" w:rsidRDefault="0072177B" w:rsidP="00820C94">
      <w:pPr>
        <w:tabs>
          <w:tab w:val="left" w:pos="2980"/>
        </w:tabs>
        <w:spacing w:line="276" w:lineRule="auto"/>
        <w:jc w:val="both"/>
        <w:rPr>
          <w:rFonts w:ascii="Franklin Gothic Book" w:eastAsia="Leelawadee" w:hAnsi="Franklin Gothic Book" w:cs="Leelawadee"/>
          <w:szCs w:val="22"/>
        </w:rPr>
      </w:pPr>
      <w:r w:rsidRPr="007A6D06">
        <w:rPr>
          <w:rFonts w:ascii="Franklin Gothic Book" w:eastAsia="Leelawadee" w:hAnsi="Franklin Gothic Book" w:cs="Leelawadee"/>
          <w:sz w:val="22"/>
          <w:szCs w:val="22"/>
        </w:rPr>
        <w:t>To conceptualise and measure</w:t>
      </w:r>
      <w:r w:rsidR="10F92054" w:rsidRPr="007A6D06">
        <w:rPr>
          <w:rFonts w:ascii="Franklin Gothic Book" w:eastAsia="Leelawadee" w:hAnsi="Franklin Gothic Book" w:cs="Leelawadee"/>
          <w:sz w:val="22"/>
          <w:szCs w:val="22"/>
        </w:rPr>
        <w:t xml:space="preserve"> consumer behaviour</w:t>
      </w:r>
      <w:r w:rsidRPr="007A6D06">
        <w:rPr>
          <w:rFonts w:ascii="Franklin Gothic Book" w:eastAsia="Leelawadee" w:hAnsi="Franklin Gothic Book" w:cs="Leelawadee"/>
          <w:sz w:val="22"/>
          <w:szCs w:val="22"/>
        </w:rPr>
        <w:t xml:space="preserve"> with a multidimensional, </w:t>
      </w:r>
      <w:r w:rsidR="00202F67" w:rsidRPr="007A6D06">
        <w:rPr>
          <w:rFonts w:ascii="Franklin Gothic Book" w:eastAsia="Leelawadee" w:hAnsi="Franklin Gothic Book" w:cs="Leelawadee"/>
          <w:sz w:val="22"/>
          <w:szCs w:val="22"/>
        </w:rPr>
        <w:t>spatial</w:t>
      </w:r>
      <w:r w:rsidR="008A2DA4" w:rsidRPr="007A6D06">
        <w:rPr>
          <w:rFonts w:ascii="Franklin Gothic Book" w:eastAsia="Leelawadee" w:hAnsi="Franklin Gothic Book" w:cs="Leelawadee"/>
          <w:sz w:val="22"/>
          <w:szCs w:val="22"/>
        </w:rPr>
        <w:t xml:space="preserve"> </w:t>
      </w:r>
      <w:r w:rsidR="002517B5" w:rsidRPr="007A6D06">
        <w:rPr>
          <w:rFonts w:ascii="Franklin Gothic Book" w:eastAsia="Leelawadee" w:hAnsi="Franklin Gothic Book" w:cs="Leelawadee"/>
          <w:sz w:val="22"/>
          <w:szCs w:val="22"/>
        </w:rPr>
        <w:t>perspective</w:t>
      </w:r>
      <w:r w:rsidRPr="007A6D06">
        <w:rPr>
          <w:rFonts w:ascii="Franklin Gothic Book" w:eastAsia="Leelawadee" w:hAnsi="Franklin Gothic Book" w:cs="Leelawadee"/>
          <w:sz w:val="22"/>
          <w:szCs w:val="22"/>
        </w:rPr>
        <w:t>, it is important first to</w:t>
      </w:r>
      <w:r w:rsidR="00D45280"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examine the existence and interactions between </w:t>
      </w:r>
      <w:r w:rsidR="005E037E" w:rsidRPr="007A6D06">
        <w:rPr>
          <w:rFonts w:ascii="Franklin Gothic Book" w:eastAsia="Leelawadee" w:hAnsi="Franklin Gothic Book" w:cs="Leelawadee"/>
          <w:sz w:val="22"/>
          <w:szCs w:val="22"/>
        </w:rPr>
        <w:t xml:space="preserve">the dimensions of </w:t>
      </w:r>
      <w:r w:rsidR="005E037E" w:rsidRPr="007A6D06">
        <w:rPr>
          <w:rFonts w:ascii="Franklin Gothic Book" w:hAnsi="Franklin Gothic Book"/>
          <w:sz w:val="22"/>
          <w:szCs w:val="20"/>
        </w:rPr>
        <w:lastRenderedPageBreak/>
        <w:t>demographic and socioeconomic, physical accessibility and spatial context, and digital and behavioural factors</w:t>
      </w:r>
      <w:r w:rsidR="005E037E" w:rsidRPr="007A6D06">
        <w:rPr>
          <w:rFonts w:ascii="Franklin Gothic Book" w:eastAsia="Leelawadee" w:hAnsi="Franklin Gothic Book" w:cs="Leelawadee"/>
          <w:szCs w:val="22"/>
        </w:rPr>
        <w:t xml:space="preserve"> </w:t>
      </w:r>
      <w:r w:rsidRPr="007A6D06">
        <w:rPr>
          <w:rFonts w:ascii="Franklin Gothic Book" w:eastAsia="Leelawadee" w:hAnsi="Franklin Gothic Book" w:cs="Leelawadee"/>
          <w:sz w:val="22"/>
          <w:szCs w:val="22"/>
        </w:rPr>
        <w:t xml:space="preserve">that </w:t>
      </w:r>
      <w:r w:rsidR="10F92054" w:rsidRPr="007A6D06">
        <w:rPr>
          <w:rFonts w:ascii="Franklin Gothic Book" w:eastAsia="Leelawadee" w:hAnsi="Franklin Gothic Book" w:cs="Leelawadee"/>
          <w:sz w:val="22"/>
          <w:szCs w:val="22"/>
        </w:rPr>
        <w:t>driv</w:t>
      </w:r>
      <w:r w:rsidRPr="007A6D06">
        <w:rPr>
          <w:rFonts w:ascii="Franklin Gothic Book" w:eastAsia="Leelawadee" w:hAnsi="Franklin Gothic Book" w:cs="Leelawadee"/>
          <w:sz w:val="22"/>
          <w:szCs w:val="22"/>
        </w:rPr>
        <w:t>e</w:t>
      </w:r>
      <w:r w:rsidR="10F92054" w:rsidRPr="007A6D06">
        <w:rPr>
          <w:rFonts w:ascii="Franklin Gothic Book" w:eastAsia="Leelawadee" w:hAnsi="Franklin Gothic Book" w:cs="Leelawadee"/>
          <w:sz w:val="22"/>
          <w:szCs w:val="22"/>
        </w:rPr>
        <w:t xml:space="preserve"> consumer decisions. </w:t>
      </w:r>
      <w:r w:rsidR="005E037E" w:rsidRPr="007A6D06">
        <w:rPr>
          <w:rFonts w:ascii="Franklin Gothic Book" w:eastAsia="Leelawadee" w:hAnsi="Franklin Gothic Book" w:cs="Leelawadee"/>
          <w:sz w:val="22"/>
          <w:szCs w:val="22"/>
        </w:rPr>
        <w:t>Below</w:t>
      </w:r>
      <w:r w:rsidR="009A6452" w:rsidRPr="007A6D06">
        <w:rPr>
          <w:rFonts w:ascii="Franklin Gothic Book" w:eastAsia="Leelawadee" w:hAnsi="Franklin Gothic Book" w:cs="Leelawadee"/>
          <w:sz w:val="22"/>
          <w:szCs w:val="22"/>
        </w:rPr>
        <w:t xml:space="preserve">, </w:t>
      </w:r>
      <w:r w:rsidR="00A94A83" w:rsidRPr="007A6D06">
        <w:rPr>
          <w:rFonts w:ascii="Franklin Gothic Book" w:eastAsia="Leelawadee" w:hAnsi="Franklin Gothic Book" w:cs="Leelawadee"/>
          <w:sz w:val="22"/>
          <w:szCs w:val="22"/>
        </w:rPr>
        <w:t>existing literature is reviewed to highlight not only what is known, but also what remains underexplored, particularly in relation to how these dimensions are integrated within spatial classifications of consumer behaviour</w:t>
      </w:r>
      <w:r w:rsidR="009A6452" w:rsidRPr="007A6D06">
        <w:rPr>
          <w:rFonts w:ascii="Franklin Gothic Book" w:eastAsia="Leelawadee" w:hAnsi="Franklin Gothic Book" w:cs="Leelawadee"/>
          <w:sz w:val="22"/>
          <w:szCs w:val="22"/>
        </w:rPr>
        <w:t>.</w:t>
      </w:r>
    </w:p>
    <w:p w14:paraId="324D5B30" w14:textId="4ABDA2F1" w:rsidR="00D45280" w:rsidRPr="007A6D06" w:rsidRDefault="00D45280" w:rsidP="00567491">
      <w:pPr>
        <w:tabs>
          <w:tab w:val="left" w:pos="2980"/>
        </w:tabs>
        <w:spacing w:line="276" w:lineRule="auto"/>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2.1 </w:t>
      </w:r>
      <w:r w:rsidRPr="007A6D06">
        <w:rPr>
          <w:rFonts w:ascii="Franklin Gothic Book" w:eastAsia="Leelawadee" w:hAnsi="Franklin Gothic Book" w:cs="Leelawadee"/>
          <w:i/>
          <w:sz w:val="22"/>
          <w:szCs w:val="22"/>
        </w:rPr>
        <w:t>Demographic and Socioeconomic</w:t>
      </w:r>
    </w:p>
    <w:p w14:paraId="4444ECFC" w14:textId="2CD11FA7" w:rsidR="00C15979" w:rsidRPr="007A6D06" w:rsidRDefault="0072177B" w:rsidP="00567491">
      <w:pPr>
        <w:spacing w:before="240" w:after="240" w:line="276"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Household size </w:t>
      </w:r>
      <w:r w:rsidR="00C52C0E" w:rsidRPr="007A6D06">
        <w:rPr>
          <w:rFonts w:ascii="Franklin Gothic Book" w:eastAsia="Leelawadee" w:hAnsi="Franklin Gothic Book" w:cs="Leelawadee"/>
          <w:sz w:val="22"/>
          <w:szCs w:val="22"/>
        </w:rPr>
        <w:t xml:space="preserve">is a key domain which </w:t>
      </w:r>
      <w:r w:rsidRPr="007A6D06">
        <w:rPr>
          <w:rFonts w:ascii="Franklin Gothic Book" w:eastAsia="Leelawadee" w:hAnsi="Franklin Gothic Book" w:cs="Leelawadee"/>
          <w:sz w:val="22"/>
          <w:szCs w:val="22"/>
        </w:rPr>
        <w:t>impacts consumer behaviour. Larger households typically exhibit different purchasing habits</w:t>
      </w:r>
      <w:r w:rsidR="00D03FCA" w:rsidRPr="007A6D06">
        <w:rPr>
          <w:rFonts w:ascii="Franklin Gothic Book" w:eastAsia="Leelawadee" w:hAnsi="Franklin Gothic Book" w:cs="Leelawadee"/>
          <w:sz w:val="22"/>
          <w:szCs w:val="22"/>
        </w:rPr>
        <w:t xml:space="preserve"> (</w:t>
      </w:r>
      <w:r w:rsidR="00A136F7" w:rsidRPr="007A6D06">
        <w:rPr>
          <w:rFonts w:ascii="Franklin Gothic Book" w:eastAsia="Leelawadee" w:hAnsi="Franklin Gothic Book" w:cs="Leelawadee"/>
          <w:sz w:val="22"/>
          <w:szCs w:val="22"/>
        </w:rPr>
        <w:t>Hossain</w:t>
      </w:r>
      <w:r w:rsidR="00D03FCA" w:rsidRPr="007A6D06">
        <w:rPr>
          <w:rFonts w:ascii="Franklin Gothic Book" w:eastAsia="Leelawadee" w:hAnsi="Franklin Gothic Book" w:cs="Leelawadee"/>
          <w:i/>
          <w:sz w:val="22"/>
          <w:szCs w:val="22"/>
        </w:rPr>
        <w:t>.</w:t>
      </w:r>
      <w:r w:rsidR="00D03FCA" w:rsidRPr="007A6D06">
        <w:rPr>
          <w:rFonts w:ascii="Franklin Gothic Book" w:eastAsia="Leelawadee" w:hAnsi="Franklin Gothic Book" w:cs="Leelawadee"/>
          <w:sz w:val="22"/>
          <w:szCs w:val="22"/>
        </w:rPr>
        <w:t>, 202</w:t>
      </w:r>
      <w:r w:rsidR="00A136F7" w:rsidRPr="007A6D06">
        <w:rPr>
          <w:rFonts w:ascii="Franklin Gothic Book" w:eastAsia="Leelawadee" w:hAnsi="Franklin Gothic Book" w:cs="Leelawadee"/>
          <w:sz w:val="22"/>
          <w:szCs w:val="22"/>
        </w:rPr>
        <w:t>0</w:t>
      </w:r>
      <w:r w:rsidR="00D03FCA"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often driven by the need for savings. Financial factors</w:t>
      </w:r>
      <w:r w:rsidR="00F04173" w:rsidRPr="007A6D06">
        <w:rPr>
          <w:rFonts w:ascii="Franklin Gothic Book" w:eastAsia="Leelawadee" w:hAnsi="Franklin Gothic Book" w:cs="Leelawadee"/>
          <w:sz w:val="22"/>
          <w:szCs w:val="22"/>
        </w:rPr>
        <w:t xml:space="preserve"> are</w:t>
      </w:r>
      <w:r w:rsidR="00C52C0E" w:rsidRPr="007A6D06">
        <w:rPr>
          <w:rFonts w:ascii="Franklin Gothic Book" w:eastAsia="Leelawadee" w:hAnsi="Franklin Gothic Book" w:cs="Leelawadee"/>
          <w:sz w:val="22"/>
          <w:szCs w:val="22"/>
        </w:rPr>
        <w:t xml:space="preserve"> also a key domain</w:t>
      </w:r>
      <w:r w:rsidRPr="007A6D06">
        <w:rPr>
          <w:rFonts w:ascii="Franklin Gothic Book" w:eastAsia="Leelawadee" w:hAnsi="Franklin Gothic Book" w:cs="Leelawadee"/>
          <w:sz w:val="22"/>
          <w:szCs w:val="22"/>
        </w:rPr>
        <w:t xml:space="preserve">, </w:t>
      </w:r>
      <w:r w:rsidRPr="007A6D06">
        <w:rPr>
          <w:rFonts w:ascii="Franklin Gothic Book" w:hAnsi="Franklin Gothic Book"/>
          <w:sz w:val="22"/>
          <w:szCs w:val="22"/>
        </w:rPr>
        <w:t>with income levels influencing both the quantity and type of purchases; higher-income households tend to favour luxury goods and premium services, while lower-income groups focus on necessities (</w:t>
      </w:r>
      <w:proofErr w:type="spellStart"/>
      <w:r w:rsidR="000B3B17" w:rsidRPr="007A6D06">
        <w:rPr>
          <w:rFonts w:ascii="Franklin Gothic Book" w:hAnsi="Franklin Gothic Book"/>
          <w:sz w:val="22"/>
          <w:szCs w:val="22"/>
        </w:rPr>
        <w:t>Belwal</w:t>
      </w:r>
      <w:proofErr w:type="spellEnd"/>
      <w:r w:rsidRPr="007A6D06">
        <w:rPr>
          <w:rFonts w:ascii="Franklin Gothic Book" w:hAnsi="Franklin Gothic Book"/>
          <w:sz w:val="22"/>
          <w:szCs w:val="22"/>
        </w:rPr>
        <w:t xml:space="preserve"> </w:t>
      </w:r>
      <w:r w:rsidRPr="007A6D06">
        <w:rPr>
          <w:rFonts w:ascii="Franklin Gothic Book" w:hAnsi="Franklin Gothic Book"/>
          <w:i/>
          <w:sz w:val="22"/>
          <w:szCs w:val="22"/>
        </w:rPr>
        <w:t>et al.</w:t>
      </w:r>
      <w:r w:rsidRPr="007A6D06">
        <w:rPr>
          <w:rFonts w:ascii="Franklin Gothic Book" w:hAnsi="Franklin Gothic Book"/>
          <w:sz w:val="22"/>
          <w:szCs w:val="22"/>
        </w:rPr>
        <w:t xml:space="preserve"> 202</w:t>
      </w:r>
      <w:r w:rsidR="000B3B17" w:rsidRPr="007A6D06">
        <w:rPr>
          <w:rFonts w:ascii="Franklin Gothic Book" w:hAnsi="Franklin Gothic Book"/>
          <w:sz w:val="22"/>
          <w:szCs w:val="22"/>
        </w:rPr>
        <w:t>5</w:t>
      </w:r>
      <w:r w:rsidRPr="007A6D06">
        <w:rPr>
          <w:rFonts w:ascii="Franklin Gothic Book" w:hAnsi="Franklin Gothic Book"/>
          <w:sz w:val="22"/>
          <w:szCs w:val="22"/>
        </w:rPr>
        <w:t>). However, income alone does not determine purchasing patterns; financial management practices, such as budgeting and investments, also shape resource allocation</w:t>
      </w:r>
      <w:r w:rsidR="00AA6329" w:rsidRPr="007A6D06">
        <w:rPr>
          <w:rFonts w:ascii="Franklin Gothic Book" w:hAnsi="Franklin Gothic Book"/>
          <w:sz w:val="22"/>
          <w:szCs w:val="22"/>
        </w:rPr>
        <w:t xml:space="preserve"> </w:t>
      </w:r>
      <w:r w:rsidRPr="007A6D06">
        <w:rPr>
          <w:rFonts w:ascii="Franklin Gothic Book" w:hAnsi="Franklin Gothic Book"/>
          <w:sz w:val="22"/>
          <w:szCs w:val="22"/>
        </w:rPr>
        <w:t>(</w:t>
      </w:r>
      <w:r w:rsidR="00F66801" w:rsidRPr="007A6D06">
        <w:rPr>
          <w:rFonts w:ascii="Franklin Gothic Book" w:hAnsi="Franklin Gothic Book" w:cs="Arial"/>
          <w:sz w:val="22"/>
          <w:szCs w:val="22"/>
          <w:shd w:val="clear" w:color="auto" w:fill="FFFFFF"/>
        </w:rPr>
        <w:t>Negi</w:t>
      </w:r>
      <w:r w:rsidR="009F176A" w:rsidRPr="007A6D06">
        <w:rPr>
          <w:rFonts w:ascii="Franklin Gothic Book" w:hAnsi="Franklin Gothic Book" w:cs="Arial"/>
          <w:sz w:val="22"/>
          <w:szCs w:val="22"/>
          <w:shd w:val="clear" w:color="auto" w:fill="FFFFFF"/>
        </w:rPr>
        <w:t xml:space="preserve"> </w:t>
      </w:r>
      <w:r w:rsidR="00F66801" w:rsidRPr="007A6D06">
        <w:rPr>
          <w:rFonts w:ascii="Franklin Gothic Book" w:hAnsi="Franklin Gothic Book" w:cs="Arial"/>
          <w:sz w:val="22"/>
          <w:szCs w:val="22"/>
          <w:shd w:val="clear" w:color="auto" w:fill="FFFFFF"/>
        </w:rPr>
        <w:t>and</w:t>
      </w:r>
      <w:r w:rsidR="009F176A" w:rsidRPr="007A6D06">
        <w:rPr>
          <w:rFonts w:ascii="Franklin Gothic Book" w:hAnsi="Franklin Gothic Book" w:cs="Arial"/>
          <w:sz w:val="22"/>
          <w:szCs w:val="22"/>
          <w:shd w:val="clear" w:color="auto" w:fill="FFFFFF"/>
        </w:rPr>
        <w:t xml:space="preserve"> </w:t>
      </w:r>
      <w:r w:rsidR="00F66801" w:rsidRPr="007A6D06">
        <w:rPr>
          <w:rFonts w:ascii="Franklin Gothic Book" w:hAnsi="Franklin Gothic Book" w:cs="Arial"/>
          <w:sz w:val="22"/>
          <w:szCs w:val="22"/>
          <w:shd w:val="clear" w:color="auto" w:fill="FFFFFF"/>
        </w:rPr>
        <w:t>Jaiswal, 2024</w:t>
      </w:r>
      <w:r w:rsidR="009F176A" w:rsidRPr="007A6D06">
        <w:rPr>
          <w:rFonts w:ascii="Franklin Gothic Book" w:hAnsi="Franklin Gothic Book" w:cs="Arial"/>
          <w:sz w:val="22"/>
          <w:szCs w:val="22"/>
          <w:shd w:val="clear" w:color="auto" w:fill="FFFFFF"/>
        </w:rPr>
        <w:t xml:space="preserve">). </w:t>
      </w:r>
      <w:r w:rsidRPr="007A6D06">
        <w:rPr>
          <w:rFonts w:ascii="Franklin Gothic Book" w:hAnsi="Franklin Gothic Book"/>
          <w:sz w:val="22"/>
          <w:szCs w:val="22"/>
        </w:rPr>
        <w:t>Socioeconomic status is a key</w:t>
      </w:r>
      <w:r w:rsidR="00C52C0E" w:rsidRPr="007A6D06">
        <w:rPr>
          <w:rFonts w:ascii="Franklin Gothic Book" w:hAnsi="Franklin Gothic Book"/>
          <w:sz w:val="22"/>
          <w:szCs w:val="22"/>
        </w:rPr>
        <w:t xml:space="preserve"> domain</w:t>
      </w:r>
      <w:r w:rsidRPr="007A6D06">
        <w:rPr>
          <w:rFonts w:ascii="Franklin Gothic Book" w:hAnsi="Franklin Gothic Book"/>
          <w:sz w:val="22"/>
          <w:szCs w:val="22"/>
        </w:rPr>
        <w:t xml:space="preserve"> of purchasing power and consumption patterns</w:t>
      </w:r>
      <w:r w:rsidR="00DE02E0" w:rsidRPr="007A6D06">
        <w:rPr>
          <w:rFonts w:ascii="Franklin Gothic Book" w:hAnsi="Franklin Gothic Book"/>
          <w:sz w:val="22"/>
          <w:szCs w:val="22"/>
        </w:rPr>
        <w:t xml:space="preserve">. For instance, </w:t>
      </w:r>
      <w:proofErr w:type="spellStart"/>
      <w:r w:rsidR="00DE02E0" w:rsidRPr="007A6D06">
        <w:rPr>
          <w:rFonts w:ascii="Franklin Gothic Book" w:hAnsi="Franklin Gothic Book"/>
          <w:sz w:val="22"/>
          <w:szCs w:val="22"/>
        </w:rPr>
        <w:t>Belwal</w:t>
      </w:r>
      <w:proofErr w:type="spellEnd"/>
      <w:r w:rsidR="00DE02E0" w:rsidRPr="007A6D06">
        <w:rPr>
          <w:rFonts w:ascii="Franklin Gothic Book" w:hAnsi="Franklin Gothic Book"/>
          <w:sz w:val="22"/>
          <w:szCs w:val="22"/>
        </w:rPr>
        <w:t xml:space="preserve"> </w:t>
      </w:r>
      <w:r w:rsidR="00DE02E0" w:rsidRPr="007A6D06">
        <w:rPr>
          <w:rFonts w:ascii="Franklin Gothic Book" w:hAnsi="Franklin Gothic Book"/>
          <w:i/>
          <w:sz w:val="22"/>
          <w:szCs w:val="22"/>
        </w:rPr>
        <w:t xml:space="preserve">et al. </w:t>
      </w:r>
      <w:r w:rsidR="00DE02E0" w:rsidRPr="007A6D06">
        <w:rPr>
          <w:rFonts w:ascii="Franklin Gothic Book" w:hAnsi="Franklin Gothic Book"/>
          <w:sz w:val="22"/>
          <w:szCs w:val="22"/>
        </w:rPr>
        <w:t xml:space="preserve">(2025) demonstrate that variations in income, employment, and occupational status influence the purpose of shopping trips, underscoring the critical role of socioeconomic status in shaping consumer behaviour. </w:t>
      </w:r>
      <w:r w:rsidR="00C15979" w:rsidRPr="007A6D06">
        <w:rPr>
          <w:rFonts w:ascii="Franklin Gothic Book" w:hAnsi="Franklin Gothic Book"/>
          <w:sz w:val="22"/>
          <w:szCs w:val="22"/>
        </w:rPr>
        <w:t>Furthermore, r</w:t>
      </w:r>
      <w:r w:rsidRPr="007A6D06">
        <w:rPr>
          <w:rFonts w:ascii="Franklin Gothic Book" w:hAnsi="Franklin Gothic Book"/>
          <w:sz w:val="22"/>
          <w:szCs w:val="22"/>
        </w:rPr>
        <w:t xml:space="preserve">esearch indicates </w:t>
      </w:r>
      <w:r w:rsidR="00C15979" w:rsidRPr="007A6D06">
        <w:rPr>
          <w:rFonts w:ascii="Franklin Gothic Book" w:hAnsi="Franklin Gothic Book"/>
          <w:sz w:val="22"/>
          <w:szCs w:val="22"/>
        </w:rPr>
        <w:t xml:space="preserve">lower </w:t>
      </w:r>
      <w:r w:rsidRPr="007A6D06">
        <w:rPr>
          <w:rFonts w:ascii="Franklin Gothic Book" w:hAnsi="Franklin Gothic Book"/>
          <w:sz w:val="22"/>
          <w:szCs w:val="22"/>
        </w:rPr>
        <w:t xml:space="preserve">socioeconomic status </w:t>
      </w:r>
      <w:r w:rsidR="00C15979" w:rsidRPr="007A6D06">
        <w:rPr>
          <w:rFonts w:ascii="Franklin Gothic Book" w:hAnsi="Franklin Gothic Book"/>
          <w:sz w:val="22"/>
          <w:szCs w:val="22"/>
        </w:rPr>
        <w:t>influences attitudes towards forms of retail, brands and luxury items (</w:t>
      </w:r>
      <w:r w:rsidR="00471400" w:rsidRPr="007A6D06">
        <w:rPr>
          <w:rFonts w:ascii="Franklin Gothic Book" w:hAnsi="Franklin Gothic Book"/>
          <w:sz w:val="22"/>
          <w:szCs w:val="22"/>
        </w:rPr>
        <w:t>Tangri and Yu, 2023</w:t>
      </w:r>
      <w:r w:rsidR="00C15979" w:rsidRPr="007A6D06">
        <w:rPr>
          <w:rFonts w:ascii="Franklin Gothic Book" w:hAnsi="Franklin Gothic Book"/>
          <w:sz w:val="22"/>
          <w:szCs w:val="22"/>
        </w:rPr>
        <w:t>)</w:t>
      </w:r>
      <w:r w:rsidR="007B38CF" w:rsidRPr="007A6D06">
        <w:rPr>
          <w:rFonts w:ascii="Franklin Gothic Book" w:hAnsi="Franklin Gothic Book"/>
          <w:sz w:val="22"/>
          <w:szCs w:val="22"/>
        </w:rPr>
        <w:t xml:space="preserve">, </w:t>
      </w:r>
      <w:r w:rsidR="00F04173" w:rsidRPr="007A6D06">
        <w:rPr>
          <w:rFonts w:ascii="Franklin Gothic Book" w:hAnsi="Franklin Gothic Book"/>
          <w:sz w:val="22"/>
          <w:szCs w:val="22"/>
        </w:rPr>
        <w:t>sugges</w:t>
      </w:r>
      <w:r w:rsidR="007B38CF" w:rsidRPr="007A6D06">
        <w:rPr>
          <w:rFonts w:ascii="Franklin Gothic Book" w:hAnsi="Franklin Gothic Book"/>
          <w:sz w:val="22"/>
          <w:szCs w:val="22"/>
        </w:rPr>
        <w:t>ting</w:t>
      </w:r>
      <w:r w:rsidR="00F04173" w:rsidRPr="007A6D06">
        <w:rPr>
          <w:rFonts w:ascii="Franklin Gothic Book" w:hAnsi="Franklin Gothic Book"/>
          <w:sz w:val="22"/>
          <w:szCs w:val="22"/>
        </w:rPr>
        <w:t xml:space="preserve"> </w:t>
      </w:r>
      <w:r w:rsidRPr="007A6D06">
        <w:rPr>
          <w:rFonts w:ascii="Franklin Gothic Book" w:hAnsi="Franklin Gothic Book"/>
          <w:sz w:val="22"/>
          <w:szCs w:val="22"/>
        </w:rPr>
        <w:t>greater financial stability e</w:t>
      </w:r>
      <w:r w:rsidR="00F04173" w:rsidRPr="007A6D06">
        <w:rPr>
          <w:rFonts w:ascii="Franklin Gothic Book" w:hAnsi="Franklin Gothic Book"/>
          <w:sz w:val="22"/>
          <w:szCs w:val="22"/>
        </w:rPr>
        <w:t>quals</w:t>
      </w:r>
      <w:r w:rsidR="007B38CF" w:rsidRPr="007A6D06">
        <w:rPr>
          <w:rFonts w:ascii="Franklin Gothic Book" w:hAnsi="Franklin Gothic Book"/>
          <w:sz w:val="22"/>
          <w:szCs w:val="22"/>
        </w:rPr>
        <w:t xml:space="preserve"> </w:t>
      </w:r>
      <w:r w:rsidRPr="007A6D06">
        <w:rPr>
          <w:rFonts w:ascii="Franklin Gothic Book" w:hAnsi="Franklin Gothic Book"/>
          <w:sz w:val="22"/>
          <w:szCs w:val="22"/>
        </w:rPr>
        <w:t xml:space="preserve">more diversified behaviours. </w:t>
      </w:r>
      <w:r w:rsidR="00882EDA" w:rsidRPr="007A6D06">
        <w:rPr>
          <w:rFonts w:ascii="Franklin Gothic Book" w:hAnsi="Franklin Gothic Book"/>
          <w:sz w:val="22"/>
          <w:szCs w:val="22"/>
        </w:rPr>
        <w:t>While these studies establish the importance of socioeconomic factors, they explain consumption through structural position, offering limited insight into how behaviour varies spatially or interacts with accessibility and digital engagement.</w:t>
      </w:r>
    </w:p>
    <w:p w14:paraId="3FB97904" w14:textId="658C0EB5" w:rsidR="007A6D06" w:rsidRDefault="00BF4C0F" w:rsidP="00567491">
      <w:pPr>
        <w:spacing w:before="240" w:after="240" w:line="276" w:lineRule="auto"/>
        <w:jc w:val="both"/>
        <w:rPr>
          <w:ins w:id="1" w:author="Balog, Akos" w:date="2026-04-15T14:09:00Z" w16du:dateUtc="2026-04-15T13:09:00Z"/>
          <w:rFonts w:ascii="Franklin Gothic Book" w:hAnsi="Franklin Gothic Book"/>
          <w:sz w:val="22"/>
          <w:szCs w:val="22"/>
        </w:rPr>
      </w:pPr>
      <w:r w:rsidRPr="007A6D06">
        <w:rPr>
          <w:rFonts w:ascii="Franklin Gothic Book" w:hAnsi="Franklin Gothic Book"/>
          <w:sz w:val="22"/>
          <w:szCs w:val="22"/>
        </w:rPr>
        <w:t xml:space="preserve">Age is a </w:t>
      </w:r>
      <w:r w:rsidR="00C52C0E" w:rsidRPr="007A6D06">
        <w:rPr>
          <w:rFonts w:ascii="Franklin Gothic Book" w:hAnsi="Franklin Gothic Book"/>
          <w:sz w:val="22"/>
          <w:szCs w:val="22"/>
        </w:rPr>
        <w:t xml:space="preserve">critical </w:t>
      </w:r>
      <w:r w:rsidRPr="007A6D06">
        <w:rPr>
          <w:rFonts w:ascii="Franklin Gothic Book" w:hAnsi="Franklin Gothic Book"/>
          <w:sz w:val="22"/>
          <w:szCs w:val="22"/>
        </w:rPr>
        <w:t xml:space="preserve">domain which </w:t>
      </w:r>
      <w:r w:rsidR="0095742B" w:rsidRPr="007A6D06">
        <w:rPr>
          <w:rFonts w:ascii="Franklin Gothic Book" w:hAnsi="Franklin Gothic Book"/>
          <w:sz w:val="22"/>
          <w:szCs w:val="22"/>
        </w:rPr>
        <w:t>influence</w:t>
      </w:r>
      <w:r w:rsidRPr="007A6D06">
        <w:rPr>
          <w:rFonts w:ascii="Franklin Gothic Book" w:hAnsi="Franklin Gothic Book"/>
          <w:sz w:val="22"/>
          <w:szCs w:val="22"/>
        </w:rPr>
        <w:t>s</w:t>
      </w:r>
      <w:r w:rsidR="0095742B" w:rsidRPr="007A6D06">
        <w:rPr>
          <w:rFonts w:ascii="Franklin Gothic Book" w:hAnsi="Franklin Gothic Book"/>
          <w:sz w:val="22"/>
          <w:szCs w:val="22"/>
        </w:rPr>
        <w:t xml:space="preserve"> consumer priorities. Millennials often engage in showrooming as a strategy to reduce perceived risk and maximise convenience, particularly in relation to product and financial decisions (Johnson and Ramirez, 2020)</w:t>
      </w:r>
      <w:r w:rsidR="00237EE6" w:rsidRPr="007A6D06">
        <w:rPr>
          <w:rFonts w:ascii="Franklin Gothic Book" w:hAnsi="Franklin Gothic Book"/>
          <w:sz w:val="22"/>
          <w:szCs w:val="22"/>
        </w:rPr>
        <w:t xml:space="preserve">. </w:t>
      </w:r>
      <w:ins w:id="2" w:author="Balog, Akos" w:date="2026-04-15T14:10:00Z" w16du:dateUtc="2026-04-15T13:10:00Z">
        <w:r w:rsidR="007A6D06">
          <w:rPr>
            <w:rFonts w:ascii="Franklin Gothic Book" w:hAnsi="Franklin Gothic Book"/>
            <w:sz w:val="22"/>
            <w:szCs w:val="22"/>
          </w:rPr>
          <w:t xml:space="preserve">While </w:t>
        </w:r>
        <w:proofErr w:type="spellStart"/>
        <w:r w:rsidR="007A6D06">
          <w:rPr>
            <w:rFonts w:ascii="Franklin Gothic Book" w:hAnsi="Franklin Gothic Book"/>
            <w:sz w:val="22"/>
            <w:szCs w:val="22"/>
          </w:rPr>
          <w:t>Belwal</w:t>
        </w:r>
        <w:proofErr w:type="spellEnd"/>
        <w:r w:rsidR="007A6D06">
          <w:rPr>
            <w:rFonts w:ascii="Franklin Gothic Book" w:hAnsi="Franklin Gothic Book"/>
            <w:sz w:val="22"/>
            <w:szCs w:val="22"/>
          </w:rPr>
          <w:t xml:space="preserve"> </w:t>
        </w:r>
        <w:r w:rsidR="007A6D06" w:rsidRPr="00271519">
          <w:rPr>
            <w:rFonts w:ascii="Franklin Gothic Book" w:hAnsi="Franklin Gothic Book"/>
            <w:i/>
            <w:iCs/>
            <w:sz w:val="22"/>
            <w:szCs w:val="22"/>
            <w:rPrChange w:id="3" w:author="Balog, Akos" w:date="2026-04-15T14:22:00Z" w16du:dateUtc="2026-04-15T13:22:00Z">
              <w:rPr>
                <w:rFonts w:ascii="Franklin Gothic Book" w:hAnsi="Franklin Gothic Book"/>
                <w:sz w:val="22"/>
                <w:szCs w:val="22"/>
              </w:rPr>
            </w:rPrChange>
          </w:rPr>
          <w:t>et al.</w:t>
        </w:r>
        <w:r w:rsidR="007A6D06">
          <w:rPr>
            <w:rFonts w:ascii="Franklin Gothic Book" w:hAnsi="Franklin Gothic Book"/>
            <w:sz w:val="22"/>
            <w:szCs w:val="22"/>
          </w:rPr>
          <w:t xml:space="preserve"> (2025) prioritise structural socioeconomic position a driver of behaviour</w:t>
        </w:r>
        <w:r w:rsidR="007A6D06">
          <w:rPr>
            <w:rFonts w:ascii="Franklin Gothic Book" w:hAnsi="Franklin Gothic Book"/>
            <w:sz w:val="22"/>
            <w:szCs w:val="22"/>
          </w:rPr>
          <w:t xml:space="preserve">, </w:t>
        </w:r>
        <w:r w:rsidR="007A6D06" w:rsidRPr="007A6D06">
          <w:rPr>
            <w:rFonts w:ascii="Franklin Gothic Book" w:hAnsi="Franklin Gothic Book"/>
            <w:sz w:val="22"/>
            <w:szCs w:val="22"/>
          </w:rPr>
          <w:t xml:space="preserve">Sharma </w:t>
        </w:r>
      </w:ins>
      <w:ins w:id="4" w:author="Balog, Akos" w:date="2026-04-15T14:22:00Z" w16du:dateUtc="2026-04-15T13:22:00Z">
        <w:r w:rsidR="00271519">
          <w:rPr>
            <w:rFonts w:ascii="Franklin Gothic Book" w:hAnsi="Franklin Gothic Book"/>
            <w:sz w:val="22"/>
            <w:szCs w:val="22"/>
          </w:rPr>
          <w:t>and</w:t>
        </w:r>
      </w:ins>
      <w:ins w:id="5" w:author="Balog, Akos" w:date="2026-04-15T14:10:00Z" w16du:dateUtc="2026-04-15T13:10:00Z">
        <w:r w:rsidR="007A6D06" w:rsidRPr="007A6D06">
          <w:rPr>
            <w:rFonts w:ascii="Franklin Gothic Book" w:hAnsi="Franklin Gothic Book"/>
            <w:sz w:val="22"/>
            <w:szCs w:val="22"/>
          </w:rPr>
          <w:t xml:space="preserve"> Dutta, </w:t>
        </w:r>
      </w:ins>
      <w:ins w:id="6" w:author="Balog, Akos" w:date="2026-04-15T14:12:00Z" w16du:dateUtc="2026-04-15T13:12:00Z">
        <w:r w:rsidR="007A6D06">
          <w:rPr>
            <w:rFonts w:ascii="Franklin Gothic Book" w:hAnsi="Franklin Gothic Book"/>
            <w:sz w:val="22"/>
            <w:szCs w:val="22"/>
          </w:rPr>
          <w:t>(</w:t>
        </w:r>
      </w:ins>
      <w:ins w:id="7" w:author="Balog, Akos" w:date="2026-04-15T14:10:00Z" w16du:dateUtc="2026-04-15T13:10:00Z">
        <w:r w:rsidR="007A6D06" w:rsidRPr="007A6D06">
          <w:rPr>
            <w:rFonts w:ascii="Franklin Gothic Book" w:hAnsi="Franklin Gothic Book"/>
            <w:sz w:val="22"/>
            <w:szCs w:val="22"/>
          </w:rPr>
          <w:t>2025</w:t>
        </w:r>
      </w:ins>
      <w:ins w:id="8" w:author="Balog, Akos" w:date="2026-04-15T14:12:00Z" w16du:dateUtc="2026-04-15T13:12:00Z">
        <w:r w:rsidR="007A6D06">
          <w:rPr>
            <w:rFonts w:ascii="Franklin Gothic Book" w:hAnsi="Franklin Gothic Book"/>
            <w:sz w:val="22"/>
            <w:szCs w:val="22"/>
          </w:rPr>
          <w:t xml:space="preserve">) </w:t>
        </w:r>
      </w:ins>
      <w:ins w:id="9" w:author="Balog, Akos" w:date="2026-04-15T14:13:00Z" w16du:dateUtc="2026-04-15T13:13:00Z">
        <w:r w:rsidR="007A6D06">
          <w:rPr>
            <w:rFonts w:ascii="Franklin Gothic Book" w:hAnsi="Franklin Gothic Book"/>
            <w:sz w:val="22"/>
            <w:szCs w:val="22"/>
          </w:rPr>
          <w:t xml:space="preserve">suggest </w:t>
        </w:r>
      </w:ins>
      <w:del w:id="10" w:author="Balog, Akos" w:date="2026-04-15T14:13:00Z" w16du:dateUtc="2026-04-15T13:13:00Z">
        <w:r w:rsidR="00237EE6" w:rsidRPr="007A6D06" w:rsidDel="007A6D06">
          <w:rPr>
            <w:rFonts w:ascii="Franklin Gothic Book" w:hAnsi="Franklin Gothic Book"/>
            <w:sz w:val="22"/>
            <w:szCs w:val="22"/>
          </w:rPr>
          <w:delText>L</w:delText>
        </w:r>
      </w:del>
      <w:ins w:id="11" w:author="Balog, Akos" w:date="2026-04-15T14:13:00Z" w16du:dateUtc="2026-04-15T13:13:00Z">
        <w:r w:rsidR="007A6D06">
          <w:rPr>
            <w:rFonts w:ascii="Franklin Gothic Book" w:hAnsi="Franklin Gothic Book"/>
            <w:sz w:val="22"/>
            <w:szCs w:val="22"/>
          </w:rPr>
          <w:t>l</w:t>
        </w:r>
      </w:ins>
      <w:r w:rsidR="00237EE6" w:rsidRPr="007A6D06">
        <w:rPr>
          <w:rFonts w:ascii="Franklin Gothic Book" w:hAnsi="Franklin Gothic Book"/>
          <w:sz w:val="22"/>
          <w:szCs w:val="22"/>
        </w:rPr>
        <w:t>ife stages influence spending habits: Gen</w:t>
      </w:r>
      <w:ins w:id="12" w:author="Balog, Akos" w:date="2026-04-15T14:15:00Z" w16du:dateUtc="2026-04-15T13:15:00Z">
        <w:r w:rsidR="007A6D06">
          <w:rPr>
            <w:rFonts w:ascii="Franklin Gothic Book" w:hAnsi="Franklin Gothic Book"/>
            <w:sz w:val="22"/>
            <w:szCs w:val="22"/>
          </w:rPr>
          <w:t>-</w:t>
        </w:r>
      </w:ins>
      <w:del w:id="13" w:author="Balog, Akos" w:date="2026-04-15T14:15:00Z" w16du:dateUtc="2026-04-15T13:15:00Z">
        <w:r w:rsidR="00237EE6" w:rsidRPr="007A6D06" w:rsidDel="007A6D06">
          <w:rPr>
            <w:rFonts w:ascii="Franklin Gothic Book" w:hAnsi="Franklin Gothic Book"/>
            <w:sz w:val="22"/>
            <w:szCs w:val="22"/>
          </w:rPr>
          <w:delText xml:space="preserve"> </w:delText>
        </w:r>
      </w:del>
      <w:r w:rsidR="00237EE6" w:rsidRPr="007A6D06">
        <w:rPr>
          <w:rFonts w:ascii="Franklin Gothic Book" w:hAnsi="Franklin Gothic Book"/>
          <w:sz w:val="22"/>
          <w:szCs w:val="22"/>
        </w:rPr>
        <w:t>Z values quality and affordability, Gen</w:t>
      </w:r>
      <w:ins w:id="14" w:author="Balog, Akos" w:date="2026-04-15T14:15:00Z" w16du:dateUtc="2026-04-15T13:15:00Z">
        <w:r w:rsidR="007A6D06">
          <w:rPr>
            <w:rFonts w:ascii="Franklin Gothic Book" w:hAnsi="Franklin Gothic Book"/>
            <w:sz w:val="22"/>
            <w:szCs w:val="22"/>
          </w:rPr>
          <w:t>-</w:t>
        </w:r>
      </w:ins>
      <w:del w:id="15" w:author="Balog, Akos" w:date="2026-04-15T14:15:00Z" w16du:dateUtc="2026-04-15T13:15:00Z">
        <w:r w:rsidR="00237EE6" w:rsidRPr="007A6D06" w:rsidDel="007A6D06">
          <w:rPr>
            <w:rFonts w:ascii="Franklin Gothic Book" w:hAnsi="Franklin Gothic Book"/>
            <w:sz w:val="22"/>
            <w:szCs w:val="22"/>
          </w:rPr>
          <w:delText xml:space="preserve"> </w:delText>
        </w:r>
      </w:del>
      <w:r w:rsidR="00237EE6" w:rsidRPr="007A6D06">
        <w:rPr>
          <w:rFonts w:ascii="Franklin Gothic Book" w:hAnsi="Franklin Gothic Book"/>
          <w:sz w:val="22"/>
          <w:szCs w:val="22"/>
        </w:rPr>
        <w:t>Y shows brand loyalty and premium preferences, while Gen</w:t>
      </w:r>
      <w:ins w:id="16" w:author="Balog, Akos" w:date="2026-04-15T14:15:00Z" w16du:dateUtc="2026-04-15T13:15:00Z">
        <w:r w:rsidR="007A6D06">
          <w:rPr>
            <w:rFonts w:ascii="Franklin Gothic Book" w:hAnsi="Franklin Gothic Book"/>
            <w:sz w:val="22"/>
            <w:szCs w:val="22"/>
          </w:rPr>
          <w:t>-</w:t>
        </w:r>
      </w:ins>
      <w:del w:id="17" w:author="Balog, Akos" w:date="2026-04-15T14:15:00Z" w16du:dateUtc="2026-04-15T13:15:00Z">
        <w:r w:rsidR="00237EE6" w:rsidRPr="007A6D06" w:rsidDel="007A6D06">
          <w:rPr>
            <w:rFonts w:ascii="Franklin Gothic Book" w:hAnsi="Franklin Gothic Book"/>
            <w:sz w:val="22"/>
            <w:szCs w:val="22"/>
          </w:rPr>
          <w:delText xml:space="preserve"> </w:delText>
        </w:r>
      </w:del>
      <w:r w:rsidR="00237EE6" w:rsidRPr="007A6D06">
        <w:rPr>
          <w:rFonts w:ascii="Franklin Gothic Book" w:hAnsi="Franklin Gothic Book"/>
          <w:sz w:val="22"/>
          <w:szCs w:val="22"/>
        </w:rPr>
        <w:t xml:space="preserve">X demonstrates a decline in brand allegiance (Sharma &amp; Dutta, 2025). Furthermore, </w:t>
      </w:r>
      <w:r w:rsidR="0072177B" w:rsidRPr="007A6D06">
        <w:rPr>
          <w:rFonts w:ascii="Franklin Gothic Book" w:hAnsi="Franklin Gothic Book"/>
          <w:sz w:val="22"/>
          <w:szCs w:val="22"/>
        </w:rPr>
        <w:t>as age increases, expenditure on leisure and recreational activities</w:t>
      </w:r>
      <w:r w:rsidR="00F04173" w:rsidRPr="007A6D06">
        <w:rPr>
          <w:rFonts w:ascii="Franklin Gothic Book" w:hAnsi="Franklin Gothic Book"/>
          <w:sz w:val="22"/>
          <w:szCs w:val="22"/>
        </w:rPr>
        <w:t xml:space="preserve"> increases,</w:t>
      </w:r>
      <w:r w:rsidR="0072177B" w:rsidRPr="007A6D06">
        <w:rPr>
          <w:rFonts w:ascii="Franklin Gothic Book" w:hAnsi="Franklin Gothic Book"/>
          <w:sz w:val="22"/>
          <w:szCs w:val="22"/>
        </w:rPr>
        <w:t xml:space="preserve"> often replacing work-related and necessity-based spending. </w:t>
      </w:r>
    </w:p>
    <w:p w14:paraId="47327C69" w14:textId="5AAC9DC5" w:rsidR="00151823" w:rsidRPr="007A6D06" w:rsidRDefault="007A6D06" w:rsidP="00567491">
      <w:pPr>
        <w:spacing w:before="240" w:after="240" w:line="276" w:lineRule="auto"/>
        <w:jc w:val="both"/>
        <w:rPr>
          <w:rFonts w:ascii="Franklin Gothic Book" w:hAnsi="Franklin Gothic Book"/>
          <w:sz w:val="22"/>
          <w:szCs w:val="22"/>
        </w:rPr>
      </w:pPr>
      <w:ins w:id="18" w:author="Balog, Akos" w:date="2026-04-15T14:14:00Z" w16du:dateUtc="2026-04-15T13:14:00Z">
        <w:r w:rsidRPr="007A6D06">
          <w:rPr>
            <w:rFonts w:ascii="Franklin Gothic Book" w:hAnsi="Franklin Gothic Book"/>
            <w:sz w:val="22"/>
            <w:szCs w:val="22"/>
          </w:rPr>
          <w:t xml:space="preserve">Furthermore, as age increases, expenditure on leisure and recreational activities increases, often replacing work-related and necessity-based </w:t>
        </w:r>
      </w:ins>
      <w:del w:id="19" w:author="Balog, Akos" w:date="2026-04-15T14:14:00Z" w16du:dateUtc="2026-04-15T13:14:00Z">
        <w:r w:rsidR="0072177B" w:rsidRPr="007A6D06" w:rsidDel="007A6D06">
          <w:rPr>
            <w:rFonts w:ascii="Franklin Gothic Book" w:hAnsi="Franklin Gothic Book"/>
            <w:sz w:val="22"/>
            <w:szCs w:val="22"/>
          </w:rPr>
          <w:delText xml:space="preserve">This shift is particularly evident in later life stages, where discretionary income allow for greater engagement in leisure consumption </w:delText>
        </w:r>
      </w:del>
      <w:r w:rsidR="0072177B" w:rsidRPr="007A6D06">
        <w:rPr>
          <w:rFonts w:ascii="Franklin Gothic Book" w:hAnsi="Franklin Gothic Book"/>
          <w:sz w:val="22"/>
          <w:szCs w:val="22"/>
        </w:rPr>
        <w:t>(</w:t>
      </w:r>
      <w:proofErr w:type="spellStart"/>
      <w:r w:rsidR="0072177B" w:rsidRPr="007A6D06">
        <w:rPr>
          <w:rFonts w:ascii="Franklin Gothic Book" w:hAnsi="Franklin Gothic Book"/>
          <w:sz w:val="22"/>
          <w:szCs w:val="22"/>
        </w:rPr>
        <w:t>Schwendtner</w:t>
      </w:r>
      <w:proofErr w:type="spellEnd"/>
      <w:r w:rsidR="0072177B" w:rsidRPr="007A6D06">
        <w:rPr>
          <w:rFonts w:ascii="Franklin Gothic Book" w:hAnsi="Franklin Gothic Book"/>
          <w:sz w:val="22"/>
          <w:szCs w:val="22"/>
        </w:rPr>
        <w:t xml:space="preserve"> </w:t>
      </w:r>
      <w:r w:rsidR="0072177B" w:rsidRPr="007A6D06">
        <w:rPr>
          <w:rFonts w:ascii="Franklin Gothic Book" w:hAnsi="Franklin Gothic Book"/>
          <w:i/>
          <w:sz w:val="22"/>
          <w:szCs w:val="22"/>
        </w:rPr>
        <w:t xml:space="preserve">et al. </w:t>
      </w:r>
      <w:r w:rsidR="0072177B" w:rsidRPr="007A6D06">
        <w:rPr>
          <w:rFonts w:ascii="Franklin Gothic Book" w:hAnsi="Franklin Gothic Book"/>
          <w:sz w:val="22"/>
          <w:szCs w:val="22"/>
        </w:rPr>
        <w:t xml:space="preserve">2024). </w:t>
      </w:r>
      <w:ins w:id="20" w:author="Balog, Akos" w:date="2026-04-15T14:15:00Z" w16du:dateUtc="2026-04-15T13:15:00Z">
        <w:r>
          <w:rPr>
            <w:rFonts w:ascii="Franklin Gothic Book" w:hAnsi="Franklin Gothic Book"/>
            <w:sz w:val="22"/>
            <w:szCs w:val="22"/>
          </w:rPr>
          <w:t xml:space="preserve"> </w:t>
        </w:r>
        <w:r>
          <w:rPr>
            <w:rFonts w:ascii="Franklin Gothic Book" w:hAnsi="Franklin Gothic Book"/>
            <w:sz w:val="22"/>
            <w:szCs w:val="22"/>
          </w:rPr>
          <w:t>This creates tension between economic status and life stage priorities, a gap which this study addresses by synthesising both into a single spatial framework.</w:t>
        </w:r>
        <w:r>
          <w:rPr>
            <w:rFonts w:ascii="Franklin Gothic Book" w:hAnsi="Franklin Gothic Book"/>
            <w:sz w:val="22"/>
            <w:szCs w:val="22"/>
          </w:rPr>
          <w:t xml:space="preserve"> </w:t>
        </w:r>
      </w:ins>
      <w:r w:rsidR="00F04173" w:rsidRPr="007A6D06">
        <w:rPr>
          <w:rFonts w:ascii="Franklin Gothic Book" w:hAnsi="Franklin Gothic Book"/>
          <w:sz w:val="22"/>
          <w:szCs w:val="22"/>
        </w:rPr>
        <w:t xml:space="preserve">Moreover, </w:t>
      </w:r>
      <w:r w:rsidR="0072177B" w:rsidRPr="007A6D06">
        <w:rPr>
          <w:rFonts w:ascii="Franklin Gothic Book" w:hAnsi="Franklin Gothic Book"/>
          <w:sz w:val="22"/>
          <w:szCs w:val="22"/>
        </w:rPr>
        <w:t>married individuals are more likely to engage in online shopping to manage shared responsibilities and household needs (</w:t>
      </w:r>
      <w:proofErr w:type="spellStart"/>
      <w:r w:rsidR="0072177B" w:rsidRPr="007A6D06">
        <w:rPr>
          <w:rFonts w:ascii="Franklin Gothic Book" w:hAnsi="Franklin Gothic Book"/>
          <w:sz w:val="22"/>
          <w:szCs w:val="22"/>
        </w:rPr>
        <w:t>Rybaczewska</w:t>
      </w:r>
      <w:proofErr w:type="spellEnd"/>
      <w:r w:rsidR="0072177B" w:rsidRPr="007A6D06">
        <w:rPr>
          <w:rFonts w:ascii="Franklin Gothic Book" w:hAnsi="Franklin Gothic Book"/>
          <w:sz w:val="22"/>
          <w:szCs w:val="22"/>
        </w:rPr>
        <w:t xml:space="preserve"> </w:t>
      </w:r>
      <w:r w:rsidR="0098521C" w:rsidRPr="007A6D06">
        <w:rPr>
          <w:rFonts w:ascii="Franklin Gothic Book" w:hAnsi="Franklin Gothic Book"/>
          <w:sz w:val="22"/>
          <w:szCs w:val="22"/>
        </w:rPr>
        <w:t>and</w:t>
      </w:r>
      <w:r w:rsidR="0072177B" w:rsidRPr="007A6D06">
        <w:rPr>
          <w:rFonts w:ascii="Franklin Gothic Book" w:hAnsi="Franklin Gothic Book"/>
          <w:sz w:val="22"/>
          <w:szCs w:val="22"/>
        </w:rPr>
        <w:t xml:space="preserve"> Sparks, 2022). </w:t>
      </w:r>
      <w:r w:rsidR="00A94A83" w:rsidRPr="007A6D06">
        <w:rPr>
          <w:rFonts w:ascii="Franklin Gothic Book" w:hAnsi="Franklin Gothic Book"/>
          <w:sz w:val="22"/>
          <w:szCs w:val="22"/>
        </w:rPr>
        <w:t>However, these studies typically focus on individual or household behaviour, rather than examining how such patterns cluster spatially or interact with retail environments.</w:t>
      </w:r>
    </w:p>
    <w:p w14:paraId="4D16861F" w14:textId="61A7D88B" w:rsidR="00D45280" w:rsidRPr="007A6D06" w:rsidRDefault="00D45280" w:rsidP="00567491">
      <w:pPr>
        <w:spacing w:before="240" w:after="240" w:line="276" w:lineRule="auto"/>
        <w:jc w:val="both"/>
        <w:rPr>
          <w:rFonts w:ascii="Franklin Gothic Book" w:hAnsi="Franklin Gothic Book"/>
          <w:i/>
          <w:sz w:val="22"/>
          <w:szCs w:val="22"/>
        </w:rPr>
      </w:pPr>
      <w:r w:rsidRPr="007A6D06">
        <w:rPr>
          <w:rFonts w:ascii="Franklin Gothic Book" w:hAnsi="Franklin Gothic Book"/>
          <w:i/>
          <w:sz w:val="22"/>
          <w:szCs w:val="22"/>
        </w:rPr>
        <w:t>2.2 Physical Accessibility and Spatial Context</w:t>
      </w:r>
    </w:p>
    <w:p w14:paraId="6C526AD5" w14:textId="0AFF1BEE" w:rsidR="00271519" w:rsidRDefault="00F04173" w:rsidP="00567491">
      <w:pPr>
        <w:spacing w:before="240" w:after="240" w:line="276" w:lineRule="auto"/>
        <w:jc w:val="both"/>
        <w:rPr>
          <w:ins w:id="21" w:author="Balog, Akos" w:date="2026-04-15T14:19:00Z" w16du:dateUtc="2026-04-15T13:19:00Z"/>
          <w:rFonts w:ascii="Franklin Gothic Book" w:hAnsi="Franklin Gothic Book"/>
          <w:sz w:val="22"/>
          <w:szCs w:val="22"/>
        </w:rPr>
      </w:pPr>
      <w:del w:id="22" w:author="Balog, Akos" w:date="2026-04-15T14:24:00Z" w16du:dateUtc="2026-04-15T13:24:00Z">
        <w:r w:rsidRPr="007A6D06" w:rsidDel="00271519">
          <w:rPr>
            <w:rFonts w:ascii="Franklin Gothic Book" w:hAnsi="Franklin Gothic Book"/>
            <w:sz w:val="22"/>
            <w:szCs w:val="22"/>
          </w:rPr>
          <w:delText>A</w:delText>
        </w:r>
        <w:r w:rsidR="00FE5D46" w:rsidRPr="007A6D06" w:rsidDel="00271519">
          <w:rPr>
            <w:rFonts w:ascii="Franklin Gothic Book" w:hAnsi="Franklin Gothic Book"/>
            <w:sz w:val="22"/>
            <w:szCs w:val="22"/>
          </w:rPr>
          <w:delText xml:space="preserve">ccessibility </w:delText>
        </w:r>
        <w:r w:rsidR="00C52C0E" w:rsidRPr="007A6D06" w:rsidDel="00271519">
          <w:rPr>
            <w:rFonts w:ascii="Franklin Gothic Book" w:hAnsi="Franklin Gothic Book"/>
            <w:sz w:val="22"/>
            <w:szCs w:val="22"/>
          </w:rPr>
          <w:delText xml:space="preserve">is a vital domain in </w:delText>
        </w:r>
        <w:r w:rsidR="00FE5D46" w:rsidRPr="007A6D06" w:rsidDel="00271519">
          <w:rPr>
            <w:rFonts w:ascii="Franklin Gothic Book" w:hAnsi="Franklin Gothic Book"/>
            <w:sz w:val="22"/>
            <w:szCs w:val="22"/>
          </w:rPr>
          <w:delText xml:space="preserve">determining </w:delText>
        </w:r>
        <w:r w:rsidR="005338F8" w:rsidRPr="007A6D06" w:rsidDel="00271519">
          <w:rPr>
            <w:rFonts w:ascii="Franklin Gothic Book" w:hAnsi="Franklin Gothic Book"/>
            <w:sz w:val="22"/>
            <w:szCs w:val="22"/>
          </w:rPr>
          <w:delText>individuals’</w:delText>
        </w:r>
        <w:r w:rsidR="00FE5D46" w:rsidRPr="007A6D06" w:rsidDel="00271519">
          <w:rPr>
            <w:rFonts w:ascii="Franklin Gothic Book" w:hAnsi="Franklin Gothic Book"/>
            <w:sz w:val="22"/>
            <w:szCs w:val="22"/>
          </w:rPr>
          <w:delText xml:space="preserve"> interact</w:delText>
        </w:r>
        <w:r w:rsidR="006528E3" w:rsidRPr="007A6D06" w:rsidDel="00271519">
          <w:rPr>
            <w:rFonts w:ascii="Franklin Gothic Book" w:hAnsi="Franklin Gothic Book"/>
            <w:sz w:val="22"/>
            <w:szCs w:val="22"/>
          </w:rPr>
          <w:delText>ions</w:delText>
        </w:r>
        <w:r w:rsidR="00FE5D46" w:rsidRPr="007A6D06" w:rsidDel="00271519">
          <w:rPr>
            <w:rFonts w:ascii="Franklin Gothic Book" w:hAnsi="Franklin Gothic Book"/>
            <w:sz w:val="22"/>
            <w:szCs w:val="22"/>
          </w:rPr>
          <w:delText xml:space="preserve"> with</w:delText>
        </w:r>
        <w:r w:rsidR="00806585" w:rsidRPr="007A6D06" w:rsidDel="00271519">
          <w:rPr>
            <w:rFonts w:ascii="Franklin Gothic Book" w:hAnsi="Franklin Gothic Book"/>
            <w:sz w:val="22"/>
            <w:szCs w:val="22"/>
          </w:rPr>
          <w:delText xml:space="preserve"> retail</w:delText>
        </w:r>
      </w:del>
      <w:ins w:id="23" w:author="Balog, Akos" w:date="2026-04-15T14:19:00Z" w16du:dateUtc="2026-04-15T13:19:00Z">
        <w:r w:rsidR="00271519">
          <w:rPr>
            <w:rFonts w:ascii="Franklin Gothic Book" w:hAnsi="Franklin Gothic Book"/>
            <w:sz w:val="22"/>
            <w:szCs w:val="22"/>
          </w:rPr>
          <w:t xml:space="preserve">Gauri </w:t>
        </w:r>
        <w:r w:rsidR="00271519" w:rsidRPr="00271519">
          <w:rPr>
            <w:rFonts w:ascii="Franklin Gothic Book" w:hAnsi="Franklin Gothic Book"/>
            <w:i/>
            <w:iCs/>
            <w:sz w:val="22"/>
            <w:szCs w:val="22"/>
            <w:rPrChange w:id="24" w:author="Balog, Akos" w:date="2026-04-15T14:22:00Z" w16du:dateUtc="2026-04-15T13:22:00Z">
              <w:rPr>
                <w:rFonts w:ascii="Franklin Gothic Book" w:hAnsi="Franklin Gothic Book"/>
                <w:sz w:val="22"/>
                <w:szCs w:val="22"/>
              </w:rPr>
            </w:rPrChange>
          </w:rPr>
          <w:t>et al.</w:t>
        </w:r>
        <w:r w:rsidR="00271519">
          <w:rPr>
            <w:rFonts w:ascii="Franklin Gothic Book" w:hAnsi="Franklin Gothic Book"/>
            <w:sz w:val="22"/>
            <w:szCs w:val="22"/>
          </w:rPr>
          <w:t xml:space="preserve"> (2020) </w:t>
        </w:r>
      </w:ins>
      <w:ins w:id="25" w:author="Balog, Akos" w:date="2026-04-15T14:22:00Z" w16du:dateUtc="2026-04-15T13:22:00Z">
        <w:r w:rsidR="00271519">
          <w:rPr>
            <w:rFonts w:ascii="Franklin Gothic Book" w:hAnsi="Franklin Gothic Book"/>
            <w:sz w:val="22"/>
            <w:szCs w:val="22"/>
          </w:rPr>
          <w:t xml:space="preserve">and Stevens </w:t>
        </w:r>
        <w:r w:rsidR="00271519" w:rsidRPr="00271519">
          <w:rPr>
            <w:rFonts w:ascii="Franklin Gothic Book" w:hAnsi="Franklin Gothic Book"/>
            <w:i/>
            <w:iCs/>
            <w:sz w:val="22"/>
            <w:szCs w:val="22"/>
            <w:rPrChange w:id="26" w:author="Balog, Akos" w:date="2026-04-15T14:22:00Z" w16du:dateUtc="2026-04-15T13:22:00Z">
              <w:rPr>
                <w:rFonts w:ascii="Franklin Gothic Book" w:hAnsi="Franklin Gothic Book"/>
                <w:sz w:val="22"/>
                <w:szCs w:val="22"/>
              </w:rPr>
            </w:rPrChange>
          </w:rPr>
          <w:t>et al.</w:t>
        </w:r>
        <w:r w:rsidR="00271519">
          <w:rPr>
            <w:rFonts w:ascii="Franklin Gothic Book" w:hAnsi="Franklin Gothic Book"/>
            <w:sz w:val="22"/>
            <w:szCs w:val="22"/>
          </w:rPr>
          <w:t xml:space="preserve"> (2021) </w:t>
        </w:r>
      </w:ins>
      <w:ins w:id="27" w:author="Balog, Akos" w:date="2026-04-15T14:19:00Z" w16du:dateUtc="2026-04-15T13:19:00Z">
        <w:r w:rsidR="00271519">
          <w:rPr>
            <w:rFonts w:ascii="Franklin Gothic Book" w:hAnsi="Franklin Gothic Book"/>
            <w:sz w:val="22"/>
            <w:szCs w:val="22"/>
          </w:rPr>
          <w:t>present divergent ideas of accessibility: where urban proximity foster impulsive, premiu</w:t>
        </w:r>
      </w:ins>
      <w:ins w:id="28" w:author="Balog, Akos" w:date="2026-04-15T14:20:00Z" w16du:dateUtc="2026-04-15T13:20:00Z">
        <w:r w:rsidR="00271519">
          <w:rPr>
            <w:rFonts w:ascii="Franklin Gothic Book" w:hAnsi="Franklin Gothic Book"/>
            <w:sz w:val="22"/>
            <w:szCs w:val="22"/>
          </w:rPr>
          <w:t>m consumption; rural constraints necessitate calculated, utility-driven planning</w:t>
        </w:r>
      </w:ins>
      <w:ins w:id="29" w:author="Balog, Akos" w:date="2026-04-15T14:21:00Z" w16du:dateUtc="2026-04-15T13:21:00Z">
        <w:r w:rsidR="00271519">
          <w:rPr>
            <w:rFonts w:ascii="Franklin Gothic Book" w:hAnsi="Franklin Gothic Book"/>
            <w:sz w:val="22"/>
            <w:szCs w:val="22"/>
          </w:rPr>
          <w:t>.</w:t>
        </w:r>
      </w:ins>
    </w:p>
    <w:p w14:paraId="211234CF" w14:textId="77777777" w:rsidR="00271519" w:rsidRDefault="00271519" w:rsidP="00567491">
      <w:pPr>
        <w:spacing w:before="240" w:after="240" w:line="276" w:lineRule="auto"/>
        <w:jc w:val="both"/>
        <w:rPr>
          <w:ins w:id="30" w:author="Balog, Akos" w:date="2026-04-15T14:19:00Z" w16du:dateUtc="2026-04-15T13:19:00Z"/>
          <w:rFonts w:ascii="Franklin Gothic Book" w:hAnsi="Franklin Gothic Book"/>
          <w:sz w:val="22"/>
          <w:szCs w:val="22"/>
        </w:rPr>
      </w:pPr>
    </w:p>
    <w:p w14:paraId="5065FE1E" w14:textId="045649C8" w:rsidR="00FE5D46" w:rsidRPr="007A6D06" w:rsidRDefault="00567491" w:rsidP="00567491">
      <w:pPr>
        <w:spacing w:before="240" w:after="240" w:line="276" w:lineRule="auto"/>
        <w:jc w:val="both"/>
        <w:rPr>
          <w:rFonts w:ascii="Franklin Gothic Book" w:hAnsi="Franklin Gothic Book"/>
          <w:sz w:val="22"/>
          <w:szCs w:val="22"/>
        </w:rPr>
      </w:pPr>
      <w:del w:id="31" w:author="Balog, Akos" w:date="2026-04-15T14:19:00Z" w16du:dateUtc="2026-04-15T13:19:00Z">
        <w:r w:rsidRPr="007A6D06" w:rsidDel="00271519">
          <w:rPr>
            <w:rFonts w:ascii="Franklin Gothic Book" w:hAnsi="Franklin Gothic Book"/>
            <w:sz w:val="22"/>
            <w:szCs w:val="22"/>
          </w:rPr>
          <w:lastRenderedPageBreak/>
          <w:delText>,</w:delText>
        </w:r>
      </w:del>
      <w:del w:id="32" w:author="Balog, Akos" w:date="2026-04-15T14:21:00Z" w16du:dateUtc="2026-04-15T13:21:00Z">
        <w:r w:rsidRPr="007A6D06" w:rsidDel="00271519">
          <w:rPr>
            <w:rFonts w:ascii="Franklin Gothic Book" w:hAnsi="Franklin Gothic Book"/>
            <w:sz w:val="22"/>
            <w:szCs w:val="22"/>
          </w:rPr>
          <w:delText xml:space="preserve"> </w:delText>
        </w:r>
        <w:r w:rsidR="00FE5D46" w:rsidRPr="007A6D06" w:rsidDel="00271519">
          <w:rPr>
            <w:rFonts w:ascii="Franklin Gothic Book" w:hAnsi="Franklin Gothic Book"/>
            <w:sz w:val="22"/>
            <w:szCs w:val="22"/>
          </w:rPr>
          <w:delText>increased proximity has a significant influence on consumer decisions, with greater access increasing both the frequency and ease of trips (</w:delText>
        </w:r>
        <w:r w:rsidR="00604D95" w:rsidRPr="007A6D06" w:rsidDel="00271519">
          <w:rPr>
            <w:rFonts w:ascii="Franklin Gothic Book" w:hAnsi="Franklin Gothic Book"/>
            <w:sz w:val="22"/>
            <w:szCs w:val="22"/>
          </w:rPr>
          <w:delText xml:space="preserve">Gauri </w:delText>
        </w:r>
        <w:r w:rsidR="00604D95" w:rsidRPr="007A6D06" w:rsidDel="00271519">
          <w:rPr>
            <w:rFonts w:ascii="Franklin Gothic Book" w:hAnsi="Franklin Gothic Book"/>
            <w:i/>
            <w:sz w:val="22"/>
            <w:szCs w:val="22"/>
          </w:rPr>
          <w:delText>et al</w:delText>
        </w:r>
        <w:r w:rsidR="00FE5D46" w:rsidRPr="007A6D06" w:rsidDel="00271519">
          <w:rPr>
            <w:rFonts w:ascii="Franklin Gothic Book" w:hAnsi="Franklin Gothic Book"/>
            <w:sz w:val="22"/>
            <w:szCs w:val="22"/>
          </w:rPr>
          <w:delText>, 20</w:delText>
        </w:r>
        <w:r w:rsidR="00604D95" w:rsidRPr="007A6D06" w:rsidDel="00271519">
          <w:rPr>
            <w:rFonts w:ascii="Franklin Gothic Book" w:hAnsi="Franklin Gothic Book"/>
            <w:sz w:val="22"/>
            <w:szCs w:val="22"/>
          </w:rPr>
          <w:delText>20</w:delText>
        </w:r>
        <w:r w:rsidR="00FE5D46" w:rsidRPr="007A6D06" w:rsidDel="00271519">
          <w:rPr>
            <w:rFonts w:ascii="Franklin Gothic Book" w:hAnsi="Franklin Gothic Book"/>
            <w:sz w:val="22"/>
            <w:szCs w:val="22"/>
          </w:rPr>
          <w:delText xml:space="preserve">). </w:delText>
        </w:r>
        <w:r w:rsidRPr="007A6D06" w:rsidDel="00271519">
          <w:rPr>
            <w:rFonts w:ascii="Franklin Gothic Book" w:hAnsi="Franklin Gothic Book"/>
            <w:sz w:val="22"/>
            <w:szCs w:val="22"/>
          </w:rPr>
          <w:delText>I</w:delText>
        </w:r>
        <w:r w:rsidR="00FE5D46" w:rsidRPr="007A6D06" w:rsidDel="00271519">
          <w:rPr>
            <w:rFonts w:ascii="Franklin Gothic Book" w:hAnsi="Franklin Gothic Book"/>
            <w:sz w:val="22"/>
            <w:szCs w:val="22"/>
          </w:rPr>
          <w:delText>n rural and suburban areas, where access is limited, shopping patterns differ considerably from those in urban regions</w:delText>
        </w:r>
        <w:r w:rsidR="00604D95" w:rsidRPr="007A6D06" w:rsidDel="00271519">
          <w:rPr>
            <w:rFonts w:ascii="Franklin Gothic Book" w:hAnsi="Franklin Gothic Book"/>
            <w:sz w:val="22"/>
            <w:szCs w:val="22"/>
          </w:rPr>
          <w:delText xml:space="preserve"> </w:delText>
        </w:r>
        <w:r w:rsidR="007C1676" w:rsidRPr="007A6D06" w:rsidDel="00271519">
          <w:rPr>
            <w:rFonts w:ascii="Franklin Gothic Book" w:hAnsi="Franklin Gothic Book"/>
            <w:sz w:val="22"/>
            <w:szCs w:val="22"/>
          </w:rPr>
          <w:delText>(</w:delText>
        </w:r>
        <w:r w:rsidR="00604D95" w:rsidRPr="007A6D06" w:rsidDel="00271519">
          <w:rPr>
            <w:rFonts w:ascii="Franklin Gothic Book" w:hAnsi="Franklin Gothic Book"/>
            <w:sz w:val="22"/>
            <w:szCs w:val="22"/>
          </w:rPr>
          <w:delText xml:space="preserve">Stevens </w:delText>
        </w:r>
        <w:r w:rsidR="00604D95" w:rsidRPr="007A6D06" w:rsidDel="00271519">
          <w:rPr>
            <w:rFonts w:ascii="Franklin Gothic Book" w:hAnsi="Franklin Gothic Book"/>
            <w:i/>
            <w:sz w:val="22"/>
            <w:szCs w:val="22"/>
          </w:rPr>
          <w:delText>et al.,</w:delText>
        </w:r>
        <w:r w:rsidR="00604D95" w:rsidRPr="007A6D06" w:rsidDel="00271519">
          <w:rPr>
            <w:rFonts w:ascii="Franklin Gothic Book" w:hAnsi="Franklin Gothic Book"/>
            <w:sz w:val="22"/>
            <w:szCs w:val="22"/>
          </w:rPr>
          <w:delText xml:space="preserve"> 2021</w:delText>
        </w:r>
        <w:r w:rsidR="007C1676" w:rsidRPr="007A6D06" w:rsidDel="00271519">
          <w:rPr>
            <w:rFonts w:ascii="Franklin Gothic Book" w:hAnsi="Franklin Gothic Book"/>
            <w:sz w:val="22"/>
            <w:szCs w:val="22"/>
          </w:rPr>
          <w:delText>)</w:delText>
        </w:r>
        <w:r w:rsidR="00FE5D46" w:rsidRPr="007A6D06" w:rsidDel="00271519">
          <w:rPr>
            <w:rFonts w:ascii="Franklin Gothic Book" w:hAnsi="Franklin Gothic Book"/>
            <w:sz w:val="22"/>
            <w:szCs w:val="22"/>
          </w:rPr>
          <w:delText xml:space="preserve">. </w:delText>
        </w:r>
      </w:del>
      <w:r w:rsidR="00FE5D46" w:rsidRPr="007A6D06">
        <w:rPr>
          <w:rFonts w:ascii="Franklin Gothic Book" w:hAnsi="Franklin Gothic Book"/>
          <w:sz w:val="22"/>
          <w:szCs w:val="22"/>
        </w:rPr>
        <w:t xml:space="preserve">For instance, households in highly accessible areas </w:t>
      </w:r>
      <w:r w:rsidR="00806585" w:rsidRPr="007A6D06">
        <w:rPr>
          <w:rFonts w:ascii="Franklin Gothic Book" w:hAnsi="Franklin Gothic Book"/>
          <w:sz w:val="22"/>
          <w:szCs w:val="22"/>
        </w:rPr>
        <w:t xml:space="preserve">show higher demand for </w:t>
      </w:r>
      <w:r w:rsidR="00FE5D46" w:rsidRPr="007A6D06">
        <w:rPr>
          <w:rFonts w:ascii="Franklin Gothic Book" w:hAnsi="Franklin Gothic Book"/>
          <w:sz w:val="22"/>
          <w:szCs w:val="22"/>
        </w:rPr>
        <w:t>premium products and make impulse purchases, while those in less accessible areas tend to plan shopping trips (</w:t>
      </w:r>
      <w:r w:rsidR="00152838" w:rsidRPr="007A6D06">
        <w:rPr>
          <w:rFonts w:ascii="Franklin Gothic Book" w:hAnsi="Franklin Gothic Book"/>
          <w:sz w:val="22"/>
          <w:szCs w:val="22"/>
        </w:rPr>
        <w:t xml:space="preserve">Gauri </w:t>
      </w:r>
      <w:r w:rsidR="00152838" w:rsidRPr="007A6D06">
        <w:rPr>
          <w:rFonts w:ascii="Franklin Gothic Book" w:hAnsi="Franklin Gothic Book"/>
          <w:i/>
          <w:sz w:val="22"/>
          <w:szCs w:val="22"/>
        </w:rPr>
        <w:t>et al</w:t>
      </w:r>
      <w:r w:rsidR="00152838" w:rsidRPr="007A6D06">
        <w:rPr>
          <w:rFonts w:ascii="Franklin Gothic Book" w:hAnsi="Franklin Gothic Book"/>
          <w:sz w:val="22"/>
          <w:szCs w:val="22"/>
        </w:rPr>
        <w:t>., 2020</w:t>
      </w:r>
      <w:r w:rsidR="00FE5D46" w:rsidRPr="007A6D06">
        <w:rPr>
          <w:rFonts w:ascii="Franklin Gothic Book" w:hAnsi="Franklin Gothic Book"/>
          <w:sz w:val="22"/>
          <w:szCs w:val="22"/>
        </w:rPr>
        <w:t>). Accessibility also affects leisure and recreational</w:t>
      </w:r>
      <w:r w:rsidRPr="007A6D06">
        <w:rPr>
          <w:rFonts w:ascii="Franklin Gothic Book" w:hAnsi="Franklin Gothic Book"/>
          <w:sz w:val="22"/>
          <w:szCs w:val="22"/>
        </w:rPr>
        <w:t xml:space="preserve"> retail</w:t>
      </w:r>
      <w:r w:rsidR="00FE5D46" w:rsidRPr="007A6D06">
        <w:rPr>
          <w:rFonts w:ascii="Franklin Gothic Book" w:hAnsi="Franklin Gothic Book"/>
          <w:sz w:val="22"/>
          <w:szCs w:val="22"/>
        </w:rPr>
        <w:t>, as consumers with better access to dining and social venues t</w:t>
      </w:r>
      <w:r w:rsidR="00FE65B0" w:rsidRPr="007A6D06">
        <w:rPr>
          <w:rFonts w:ascii="Franklin Gothic Book" w:hAnsi="Franklin Gothic Book"/>
          <w:sz w:val="22"/>
          <w:szCs w:val="22"/>
        </w:rPr>
        <w:t>o</w:t>
      </w:r>
      <w:r w:rsidR="00FE5D46" w:rsidRPr="007A6D06">
        <w:rPr>
          <w:rFonts w:ascii="Franklin Gothic Book" w:hAnsi="Franklin Gothic Book"/>
          <w:sz w:val="22"/>
          <w:szCs w:val="22"/>
        </w:rPr>
        <w:t xml:space="preserve"> engage more frequently, reinforcing the role of location in shaping consumption (Barboza </w:t>
      </w:r>
      <w:r w:rsidR="00FE5D46" w:rsidRPr="007A6D06">
        <w:rPr>
          <w:rFonts w:ascii="Franklin Gothic Book" w:hAnsi="Franklin Gothic Book"/>
          <w:i/>
          <w:sz w:val="22"/>
          <w:szCs w:val="22"/>
        </w:rPr>
        <w:t>et al.</w:t>
      </w:r>
      <w:r w:rsidR="00FE5D46" w:rsidRPr="007A6D06">
        <w:rPr>
          <w:rFonts w:ascii="Franklin Gothic Book" w:hAnsi="Franklin Gothic Book"/>
          <w:sz w:val="22"/>
          <w:szCs w:val="22"/>
        </w:rPr>
        <w:t xml:space="preserve"> 2024).</w:t>
      </w:r>
      <w:del w:id="33" w:author="Balog, Akos" w:date="2026-04-15T14:21:00Z" w16du:dateUtc="2026-04-15T13:21:00Z">
        <w:r w:rsidR="00297CA4" w:rsidRPr="007A6D06" w:rsidDel="00271519">
          <w:rPr>
            <w:rFonts w:ascii="Franklin Gothic Book" w:hAnsi="Franklin Gothic Book"/>
            <w:sz w:val="22"/>
            <w:szCs w:val="22"/>
          </w:rPr>
          <w:delText xml:space="preserve"> Despite its relevance, </w:delText>
        </w:r>
      </w:del>
      <w:ins w:id="34" w:author="Balog, Akos" w:date="2026-04-15T14:21:00Z" w16du:dateUtc="2026-04-15T13:21:00Z">
        <w:r w:rsidR="00271519">
          <w:rPr>
            <w:rFonts w:ascii="Franklin Gothic Book" w:hAnsi="Franklin Gothic Book"/>
            <w:sz w:val="22"/>
            <w:szCs w:val="22"/>
          </w:rPr>
          <w:t>A</w:t>
        </w:r>
      </w:ins>
      <w:del w:id="35" w:author="Balog, Akos" w:date="2026-04-15T14:21:00Z" w16du:dateUtc="2026-04-15T13:21:00Z">
        <w:r w:rsidR="00297CA4" w:rsidRPr="007A6D06" w:rsidDel="00271519">
          <w:rPr>
            <w:rFonts w:ascii="Franklin Gothic Book" w:hAnsi="Franklin Gothic Book"/>
            <w:sz w:val="22"/>
            <w:szCs w:val="22"/>
          </w:rPr>
          <w:delText>a</w:delText>
        </w:r>
      </w:del>
      <w:r w:rsidR="00297CA4" w:rsidRPr="007A6D06">
        <w:rPr>
          <w:rFonts w:ascii="Franklin Gothic Book" w:hAnsi="Franklin Gothic Book"/>
          <w:sz w:val="22"/>
          <w:szCs w:val="22"/>
        </w:rPr>
        <w:t>ccessibility is rarely integrated with behavioural and demographic data in national geodemographic classifications, limiting its usefulness for decision-making.</w:t>
      </w:r>
    </w:p>
    <w:p w14:paraId="2C30811E" w14:textId="258DCEFD" w:rsidR="00D45280" w:rsidRPr="007A6D06" w:rsidRDefault="00D45280" w:rsidP="00567491">
      <w:pPr>
        <w:spacing w:before="240" w:after="240" w:line="276" w:lineRule="auto"/>
        <w:jc w:val="both"/>
        <w:rPr>
          <w:rFonts w:ascii="Franklin Gothic Book" w:hAnsi="Franklin Gothic Book"/>
          <w:sz w:val="22"/>
          <w:szCs w:val="22"/>
        </w:rPr>
      </w:pPr>
      <w:r w:rsidRPr="007A6D06">
        <w:rPr>
          <w:rFonts w:ascii="Franklin Gothic Book" w:hAnsi="Franklin Gothic Book"/>
          <w:sz w:val="22"/>
          <w:szCs w:val="22"/>
        </w:rPr>
        <w:t xml:space="preserve">2.3 </w:t>
      </w:r>
      <w:r w:rsidRPr="007A6D06">
        <w:rPr>
          <w:rFonts w:ascii="Franklin Gothic Book" w:hAnsi="Franklin Gothic Book"/>
          <w:i/>
          <w:sz w:val="22"/>
          <w:szCs w:val="22"/>
        </w:rPr>
        <w:t>Digital and Behavioural</w:t>
      </w:r>
    </w:p>
    <w:p w14:paraId="73D2B6DD" w14:textId="4A2AA47A" w:rsidR="00FE5D46" w:rsidRPr="007A6D06" w:rsidRDefault="00806585" w:rsidP="00567491">
      <w:pPr>
        <w:spacing w:line="276" w:lineRule="auto"/>
        <w:jc w:val="both"/>
        <w:rPr>
          <w:rFonts w:ascii="Franklin Gothic Book" w:hAnsi="Franklin Gothic Book"/>
          <w:sz w:val="22"/>
          <w:szCs w:val="22"/>
        </w:rPr>
      </w:pPr>
      <w:r w:rsidRPr="007A6D06">
        <w:rPr>
          <w:rFonts w:ascii="Franklin Gothic Book" w:hAnsi="Franklin Gothic Book"/>
          <w:sz w:val="22"/>
          <w:szCs w:val="22"/>
        </w:rPr>
        <w:t>O</w:t>
      </w:r>
      <w:r w:rsidR="00FE5D46" w:rsidRPr="007A6D06">
        <w:rPr>
          <w:rFonts w:ascii="Franklin Gothic Book" w:hAnsi="Franklin Gothic Book"/>
          <w:sz w:val="22"/>
          <w:szCs w:val="22"/>
        </w:rPr>
        <w:t>nline retail has transformed consumer behaviour by changing how individuals’ access and interact with</w:t>
      </w:r>
      <w:r w:rsidR="00567491" w:rsidRPr="007A6D06">
        <w:rPr>
          <w:rFonts w:ascii="Franklin Gothic Book" w:hAnsi="Franklin Gothic Book"/>
          <w:sz w:val="22"/>
          <w:szCs w:val="22"/>
        </w:rPr>
        <w:t xml:space="preserve"> retail</w:t>
      </w:r>
      <w:r w:rsidRPr="007A6D06">
        <w:rPr>
          <w:rFonts w:ascii="Franklin Gothic Book" w:hAnsi="Franklin Gothic Book"/>
          <w:sz w:val="22"/>
          <w:szCs w:val="22"/>
        </w:rPr>
        <w:t>,</w:t>
      </w:r>
      <w:r w:rsidR="00C52C0E" w:rsidRPr="007A6D06">
        <w:rPr>
          <w:rFonts w:ascii="Franklin Gothic Book" w:hAnsi="Franklin Gothic Book"/>
          <w:sz w:val="22"/>
          <w:szCs w:val="22"/>
        </w:rPr>
        <w:t xml:space="preserve"> making it a critical domain</w:t>
      </w:r>
      <w:r w:rsidR="00FE5D46" w:rsidRPr="007A6D06">
        <w:rPr>
          <w:rFonts w:ascii="Franklin Gothic Book" w:hAnsi="Franklin Gothic Book"/>
          <w:sz w:val="22"/>
          <w:szCs w:val="22"/>
        </w:rPr>
        <w:t xml:space="preserve">. Internet connectivity and digital literacy are now essential to e-commerce participation, </w:t>
      </w:r>
      <w:r w:rsidRPr="007A6D06">
        <w:rPr>
          <w:rFonts w:ascii="Franklin Gothic Book" w:hAnsi="Franklin Gothic Book"/>
          <w:sz w:val="22"/>
          <w:szCs w:val="22"/>
        </w:rPr>
        <w:t>allowing for price comparison and convenient purchasing</w:t>
      </w:r>
      <w:r w:rsidR="00FE5D46" w:rsidRPr="007A6D06">
        <w:rPr>
          <w:rFonts w:ascii="Franklin Gothic Book" w:hAnsi="Franklin Gothic Book"/>
          <w:sz w:val="22"/>
          <w:szCs w:val="22"/>
        </w:rPr>
        <w:t xml:space="preserve"> (Davies </w:t>
      </w:r>
      <w:r w:rsidR="00FE5D46" w:rsidRPr="007A6D06">
        <w:rPr>
          <w:rFonts w:ascii="Franklin Gothic Book" w:hAnsi="Franklin Gothic Book"/>
          <w:i/>
          <w:sz w:val="22"/>
          <w:szCs w:val="22"/>
        </w:rPr>
        <w:t>et al.</w:t>
      </w:r>
      <w:r w:rsidR="00FE5D46" w:rsidRPr="007A6D06">
        <w:rPr>
          <w:rFonts w:ascii="Franklin Gothic Book" w:hAnsi="Franklin Gothic Book"/>
          <w:sz w:val="22"/>
          <w:szCs w:val="22"/>
        </w:rPr>
        <w:t xml:space="preserve"> 2019; Singleton </w:t>
      </w:r>
      <w:r w:rsidR="00FE5D46" w:rsidRPr="007A6D06">
        <w:rPr>
          <w:rFonts w:ascii="Franklin Gothic Book" w:hAnsi="Franklin Gothic Book"/>
          <w:i/>
          <w:sz w:val="22"/>
          <w:szCs w:val="22"/>
        </w:rPr>
        <w:t>et al.</w:t>
      </w:r>
      <w:r w:rsidR="00FE5D46" w:rsidRPr="007A6D06">
        <w:rPr>
          <w:rFonts w:ascii="Franklin Gothic Book" w:hAnsi="Franklin Gothic Book"/>
          <w:sz w:val="22"/>
          <w:szCs w:val="22"/>
        </w:rPr>
        <w:t xml:space="preserve"> 2020; </w:t>
      </w:r>
      <w:proofErr w:type="spellStart"/>
      <w:r w:rsidR="00FE5D46" w:rsidRPr="007A6D06">
        <w:rPr>
          <w:rFonts w:ascii="Franklin Gothic Book" w:hAnsi="Franklin Gothic Book"/>
          <w:sz w:val="22"/>
          <w:szCs w:val="22"/>
        </w:rPr>
        <w:t>Amsl</w:t>
      </w:r>
      <w:proofErr w:type="spellEnd"/>
      <w:r w:rsidR="00FE5D46" w:rsidRPr="007A6D06">
        <w:rPr>
          <w:rFonts w:ascii="Franklin Gothic Book" w:hAnsi="Franklin Gothic Book"/>
          <w:sz w:val="22"/>
          <w:szCs w:val="22"/>
        </w:rPr>
        <w:t xml:space="preserve"> </w:t>
      </w:r>
      <w:r w:rsidR="00FE5D46" w:rsidRPr="007A6D06">
        <w:rPr>
          <w:rFonts w:ascii="Franklin Gothic Book" w:hAnsi="Franklin Gothic Book"/>
          <w:i/>
          <w:sz w:val="22"/>
          <w:szCs w:val="22"/>
        </w:rPr>
        <w:t>et al.</w:t>
      </w:r>
      <w:r w:rsidR="00FE5D46" w:rsidRPr="007A6D06">
        <w:rPr>
          <w:rFonts w:ascii="Franklin Gothic Book" w:hAnsi="Franklin Gothic Book"/>
          <w:sz w:val="22"/>
          <w:szCs w:val="22"/>
        </w:rPr>
        <w:t xml:space="preserve"> 2023). </w:t>
      </w:r>
      <w:r w:rsidR="00567491" w:rsidRPr="007A6D06">
        <w:rPr>
          <w:rFonts w:ascii="Franklin Gothic Book" w:hAnsi="Franklin Gothic Book"/>
          <w:sz w:val="22"/>
          <w:szCs w:val="22"/>
        </w:rPr>
        <w:t xml:space="preserve">Furthermore, </w:t>
      </w:r>
      <w:r w:rsidR="00FE5D46" w:rsidRPr="007A6D06">
        <w:rPr>
          <w:rFonts w:ascii="Franklin Gothic Book" w:hAnsi="Franklin Gothic Book"/>
          <w:sz w:val="22"/>
          <w:szCs w:val="22"/>
        </w:rPr>
        <w:t xml:space="preserve">individuals with higher levels of digital literacy are more likely to adopt online retailing, shifting </w:t>
      </w:r>
      <w:r w:rsidR="005338F8" w:rsidRPr="007A6D06">
        <w:rPr>
          <w:rFonts w:ascii="Franklin Gothic Book" w:hAnsi="Franklin Gothic Book"/>
          <w:sz w:val="22"/>
          <w:szCs w:val="22"/>
        </w:rPr>
        <w:t xml:space="preserve">away </w:t>
      </w:r>
      <w:r w:rsidR="00FE5D46" w:rsidRPr="007A6D06">
        <w:rPr>
          <w:rFonts w:ascii="Franklin Gothic Book" w:hAnsi="Franklin Gothic Book"/>
          <w:sz w:val="22"/>
          <w:szCs w:val="22"/>
        </w:rPr>
        <w:t>from traditional brick-and-mortar</w:t>
      </w:r>
      <w:r w:rsidR="005338F8" w:rsidRPr="007A6D06">
        <w:rPr>
          <w:rFonts w:ascii="Franklin Gothic Book" w:hAnsi="Franklin Gothic Book"/>
          <w:sz w:val="22"/>
          <w:szCs w:val="22"/>
        </w:rPr>
        <w:t xml:space="preserve"> retailers </w:t>
      </w:r>
      <w:r w:rsidR="00FE5D46" w:rsidRPr="007A6D06">
        <w:rPr>
          <w:rFonts w:ascii="Franklin Gothic Book" w:hAnsi="Franklin Gothic Book"/>
          <w:sz w:val="22"/>
          <w:szCs w:val="22"/>
        </w:rPr>
        <w:t>(</w:t>
      </w:r>
      <w:r w:rsidR="00504D16" w:rsidRPr="007A6D06">
        <w:rPr>
          <w:rFonts w:ascii="Franklin Gothic Book" w:hAnsi="Franklin Gothic Book"/>
          <w:sz w:val="22"/>
          <w:szCs w:val="22"/>
        </w:rPr>
        <w:t xml:space="preserve">Radomska </w:t>
      </w:r>
      <w:r w:rsidR="00504D16" w:rsidRPr="007A6D06">
        <w:rPr>
          <w:rFonts w:ascii="Franklin Gothic Book" w:hAnsi="Franklin Gothic Book"/>
          <w:i/>
          <w:sz w:val="22"/>
          <w:szCs w:val="22"/>
        </w:rPr>
        <w:t xml:space="preserve">et al., </w:t>
      </w:r>
      <w:r w:rsidR="00504D16" w:rsidRPr="007A6D06">
        <w:rPr>
          <w:rFonts w:ascii="Franklin Gothic Book" w:hAnsi="Franklin Gothic Book"/>
          <w:sz w:val="22"/>
          <w:szCs w:val="22"/>
        </w:rPr>
        <w:t>2025</w:t>
      </w:r>
      <w:r w:rsidR="00FE5D46" w:rsidRPr="007A6D06">
        <w:rPr>
          <w:rFonts w:ascii="Franklin Gothic Book" w:hAnsi="Franklin Gothic Book"/>
          <w:sz w:val="22"/>
          <w:szCs w:val="22"/>
        </w:rPr>
        <w:t>)</w:t>
      </w:r>
      <w:ins w:id="36" w:author="Balog, Akos" w:date="2026-04-15T14:25:00Z" w16du:dateUtc="2026-04-15T13:25:00Z">
        <w:r w:rsidR="00271519">
          <w:rPr>
            <w:rFonts w:ascii="Franklin Gothic Book" w:hAnsi="Franklin Gothic Book"/>
            <w:sz w:val="22"/>
            <w:szCs w:val="22"/>
          </w:rPr>
          <w:t xml:space="preserve"> or </w:t>
        </w:r>
      </w:ins>
      <w:del w:id="37" w:author="Balog, Akos" w:date="2026-04-15T14:25:00Z" w16du:dateUtc="2026-04-15T13:25:00Z">
        <w:r w:rsidR="00FE5D46" w:rsidRPr="007A6D06" w:rsidDel="00271519">
          <w:rPr>
            <w:rFonts w:ascii="Franklin Gothic Book" w:hAnsi="Franklin Gothic Book"/>
            <w:sz w:val="22"/>
            <w:szCs w:val="22"/>
          </w:rPr>
          <w:delText xml:space="preserve">. Meanwhile, </w:delText>
        </w:r>
      </w:del>
      <w:r w:rsidR="00FE5D46" w:rsidRPr="007A6D06">
        <w:rPr>
          <w:rFonts w:ascii="Franklin Gothic Book" w:hAnsi="Franklin Gothic Book"/>
          <w:sz w:val="22"/>
          <w:szCs w:val="22"/>
        </w:rPr>
        <w:t>click-and-collect</w:t>
      </w:r>
      <w:r w:rsidR="00B87342" w:rsidRPr="007A6D06">
        <w:rPr>
          <w:rFonts w:ascii="Franklin Gothic Book" w:hAnsi="Franklin Gothic Book"/>
          <w:sz w:val="22"/>
          <w:szCs w:val="22"/>
        </w:rPr>
        <w:t xml:space="preserve"> </w:t>
      </w:r>
      <w:del w:id="38" w:author="Balog, Akos" w:date="2026-04-15T14:26:00Z" w16du:dateUtc="2026-04-15T13:26:00Z">
        <w:r w:rsidR="00FE5D46" w:rsidRPr="007A6D06" w:rsidDel="00271519">
          <w:rPr>
            <w:rFonts w:ascii="Franklin Gothic Book" w:hAnsi="Franklin Gothic Book"/>
            <w:sz w:val="22"/>
            <w:szCs w:val="22"/>
          </w:rPr>
          <w:delText>combin</w:delText>
        </w:r>
        <w:r w:rsidR="00B87342" w:rsidRPr="007A6D06" w:rsidDel="00271519">
          <w:rPr>
            <w:rFonts w:ascii="Franklin Gothic Book" w:hAnsi="Franklin Gothic Book"/>
            <w:sz w:val="22"/>
            <w:szCs w:val="22"/>
          </w:rPr>
          <w:delText>es</w:delText>
        </w:r>
        <w:r w:rsidR="00FE5D46" w:rsidRPr="007A6D06" w:rsidDel="00271519">
          <w:rPr>
            <w:rFonts w:ascii="Franklin Gothic Book" w:hAnsi="Franklin Gothic Book"/>
            <w:sz w:val="22"/>
            <w:szCs w:val="22"/>
          </w:rPr>
          <w:delText xml:space="preserve"> the convenience of e-commerce with physical shopping</w:delText>
        </w:r>
        <w:r w:rsidR="00567491" w:rsidRPr="007A6D06" w:rsidDel="00271519">
          <w:rPr>
            <w:rFonts w:ascii="Franklin Gothic Book" w:hAnsi="Franklin Gothic Book"/>
            <w:sz w:val="22"/>
            <w:szCs w:val="22"/>
          </w:rPr>
          <w:delText xml:space="preserve"> with this o</w:delText>
        </w:r>
        <w:r w:rsidR="00FE5D46" w:rsidRPr="007A6D06" w:rsidDel="00271519">
          <w:rPr>
            <w:rFonts w:ascii="Franklin Gothic Book" w:hAnsi="Franklin Gothic Book"/>
            <w:sz w:val="22"/>
            <w:szCs w:val="22"/>
          </w:rPr>
          <w:delText xml:space="preserve">ption </w:delText>
        </w:r>
      </w:del>
      <w:r w:rsidR="00567491" w:rsidRPr="007A6D06">
        <w:rPr>
          <w:rFonts w:ascii="Franklin Gothic Book" w:hAnsi="Franklin Gothic Book"/>
          <w:sz w:val="22"/>
          <w:szCs w:val="22"/>
        </w:rPr>
        <w:t>being</w:t>
      </w:r>
      <w:r w:rsidR="00FE5D46" w:rsidRPr="007A6D06">
        <w:rPr>
          <w:rFonts w:ascii="Franklin Gothic Book" w:hAnsi="Franklin Gothic Book"/>
          <w:sz w:val="22"/>
          <w:szCs w:val="22"/>
        </w:rPr>
        <w:t xml:space="preserve"> attractive for time-sensitive </w:t>
      </w:r>
      <w:r w:rsidR="00B87342" w:rsidRPr="007A6D06">
        <w:rPr>
          <w:rFonts w:ascii="Franklin Gothic Book" w:hAnsi="Franklin Gothic Book"/>
          <w:sz w:val="22"/>
          <w:szCs w:val="22"/>
        </w:rPr>
        <w:t>individuals</w:t>
      </w:r>
      <w:r w:rsidR="00FE5D46" w:rsidRPr="007A6D06">
        <w:rPr>
          <w:rFonts w:ascii="Franklin Gothic Book" w:hAnsi="Franklin Gothic Book"/>
          <w:sz w:val="22"/>
          <w:szCs w:val="22"/>
        </w:rPr>
        <w:t xml:space="preserve"> (</w:t>
      </w:r>
      <w:proofErr w:type="spellStart"/>
      <w:r w:rsidR="00FE5D46" w:rsidRPr="007A6D06">
        <w:rPr>
          <w:rFonts w:ascii="Franklin Gothic Book" w:hAnsi="Franklin Gothic Book"/>
          <w:sz w:val="22"/>
          <w:szCs w:val="22"/>
        </w:rPr>
        <w:t>Fernie</w:t>
      </w:r>
      <w:proofErr w:type="spellEnd"/>
      <w:r w:rsidR="00FE5D46" w:rsidRPr="007A6D06">
        <w:rPr>
          <w:rFonts w:ascii="Franklin Gothic Book" w:hAnsi="Franklin Gothic Book"/>
          <w:sz w:val="22"/>
          <w:szCs w:val="22"/>
        </w:rPr>
        <w:t xml:space="preserve"> </w:t>
      </w:r>
      <w:r w:rsidR="009957FA" w:rsidRPr="007A6D06">
        <w:rPr>
          <w:rFonts w:ascii="Franklin Gothic Book" w:hAnsi="Franklin Gothic Book"/>
          <w:sz w:val="22"/>
          <w:szCs w:val="22"/>
        </w:rPr>
        <w:t>and</w:t>
      </w:r>
      <w:r w:rsidR="00FE5D46" w:rsidRPr="007A6D06">
        <w:rPr>
          <w:rFonts w:ascii="Franklin Gothic Book" w:hAnsi="Franklin Gothic Book"/>
          <w:sz w:val="22"/>
          <w:szCs w:val="22"/>
        </w:rPr>
        <w:t xml:space="preserve"> Sparks, 2018</w:t>
      </w:r>
      <w:r w:rsidR="008D475A" w:rsidRPr="007A6D06">
        <w:rPr>
          <w:rFonts w:ascii="Franklin Gothic Book" w:hAnsi="Franklin Gothic Book"/>
          <w:sz w:val="22"/>
          <w:szCs w:val="22"/>
        </w:rPr>
        <w:t xml:space="preserve">, Davies </w:t>
      </w:r>
      <w:r w:rsidR="008D475A" w:rsidRPr="007A6D06">
        <w:rPr>
          <w:rFonts w:ascii="Franklin Gothic Book" w:hAnsi="Franklin Gothic Book"/>
          <w:i/>
          <w:sz w:val="22"/>
          <w:szCs w:val="22"/>
        </w:rPr>
        <w:t xml:space="preserve">et al., </w:t>
      </w:r>
      <w:r w:rsidR="008D475A" w:rsidRPr="007A6D06">
        <w:rPr>
          <w:rFonts w:ascii="Franklin Gothic Book" w:hAnsi="Franklin Gothic Book"/>
          <w:sz w:val="22"/>
          <w:szCs w:val="22"/>
        </w:rPr>
        <w:t>2019</w:t>
      </w:r>
      <w:r w:rsidR="00FE5D46" w:rsidRPr="007A6D06">
        <w:rPr>
          <w:rFonts w:ascii="Franklin Gothic Book" w:hAnsi="Franklin Gothic Book"/>
          <w:sz w:val="22"/>
          <w:szCs w:val="22"/>
        </w:rPr>
        <w:t>).</w:t>
      </w:r>
      <w:r w:rsidR="00297CA4" w:rsidRPr="007A6D06">
        <w:rPr>
          <w:rFonts w:ascii="Franklin Gothic Book" w:hAnsi="Franklin Gothic Book"/>
          <w:sz w:val="22"/>
          <w:szCs w:val="22"/>
        </w:rPr>
        <w:t xml:space="preserve"> Retail-focused research highlights the strategic importance of omnichannel behaviour for store networks, but often relies on firm-specific transaction data, limiting generalisability and spatial coverage.</w:t>
      </w:r>
    </w:p>
    <w:p w14:paraId="740670BD" w14:textId="01CB7B96" w:rsidR="004D75D7" w:rsidRPr="007A6D06" w:rsidRDefault="00464AEF" w:rsidP="00567491">
      <w:pPr>
        <w:spacing w:line="276" w:lineRule="auto"/>
        <w:jc w:val="both"/>
        <w:rPr>
          <w:rFonts w:ascii="Franklin Gothic Book" w:hAnsi="Franklin Gothic Book"/>
          <w:i/>
          <w:iCs/>
          <w:sz w:val="22"/>
          <w:szCs w:val="22"/>
        </w:rPr>
      </w:pPr>
      <w:r w:rsidRPr="007A6D06">
        <w:rPr>
          <w:rFonts w:ascii="Franklin Gothic Book" w:hAnsi="Franklin Gothic Book"/>
          <w:i/>
          <w:iCs/>
          <w:sz w:val="22"/>
          <w:szCs w:val="22"/>
        </w:rPr>
        <w:t>2.4. Interactions and Conceptualisation</w:t>
      </w:r>
    </w:p>
    <w:p w14:paraId="27D1C83B" w14:textId="60BA9251" w:rsidR="004D75D7" w:rsidRPr="007A6D06" w:rsidRDefault="00567491" w:rsidP="00567491">
      <w:pPr>
        <w:spacing w:line="276" w:lineRule="auto"/>
        <w:jc w:val="both"/>
        <w:rPr>
          <w:rFonts w:ascii="Franklin Gothic Book" w:hAnsi="Franklin Gothic Book"/>
          <w:iCs/>
          <w:sz w:val="22"/>
          <w:szCs w:val="22"/>
        </w:rPr>
      </w:pPr>
      <w:r w:rsidRPr="007A6D06">
        <w:rPr>
          <w:rFonts w:ascii="Franklin Gothic Book" w:hAnsi="Franklin Gothic Book"/>
          <w:iCs/>
          <w:sz w:val="22"/>
          <w:szCs w:val="22"/>
        </w:rPr>
        <w:t>T</w:t>
      </w:r>
      <w:r w:rsidR="004D75D7" w:rsidRPr="007A6D06">
        <w:rPr>
          <w:rFonts w:ascii="Franklin Gothic Book" w:hAnsi="Franklin Gothic Book"/>
          <w:iCs/>
          <w:sz w:val="22"/>
          <w:szCs w:val="22"/>
        </w:rPr>
        <w:t>ogether</w:t>
      </w:r>
      <w:r w:rsidR="00D2494D" w:rsidRPr="007A6D06">
        <w:rPr>
          <w:rFonts w:ascii="Franklin Gothic Book" w:hAnsi="Franklin Gothic Book"/>
          <w:iCs/>
          <w:sz w:val="22"/>
          <w:szCs w:val="22"/>
        </w:rPr>
        <w:t xml:space="preserve">, </w:t>
      </w:r>
      <w:r w:rsidR="004D75D7" w:rsidRPr="007A6D06">
        <w:rPr>
          <w:rFonts w:ascii="Franklin Gothic Book" w:hAnsi="Franklin Gothic Book"/>
          <w:iCs/>
          <w:sz w:val="22"/>
          <w:szCs w:val="22"/>
        </w:rPr>
        <w:t>demographic and socioeconomic, physical accessibility</w:t>
      </w:r>
      <w:r w:rsidR="00D2494D" w:rsidRPr="007A6D06">
        <w:rPr>
          <w:rFonts w:ascii="Franklin Gothic Book" w:hAnsi="Franklin Gothic Book"/>
          <w:iCs/>
          <w:sz w:val="22"/>
          <w:szCs w:val="22"/>
        </w:rPr>
        <w:t xml:space="preserve"> and spatial context</w:t>
      </w:r>
      <w:r w:rsidR="004D75D7" w:rsidRPr="007A6D06">
        <w:rPr>
          <w:rFonts w:ascii="Franklin Gothic Book" w:hAnsi="Franklin Gothic Book"/>
          <w:iCs/>
          <w:sz w:val="22"/>
          <w:szCs w:val="22"/>
        </w:rPr>
        <w:t xml:space="preserve">, and digital </w:t>
      </w:r>
      <w:r w:rsidR="00D2494D" w:rsidRPr="007A6D06">
        <w:rPr>
          <w:rFonts w:ascii="Franklin Gothic Book" w:hAnsi="Franklin Gothic Book"/>
          <w:iCs/>
          <w:sz w:val="22"/>
          <w:szCs w:val="22"/>
        </w:rPr>
        <w:t xml:space="preserve">and </w:t>
      </w:r>
      <w:r w:rsidR="004D75D7" w:rsidRPr="007A6D06">
        <w:rPr>
          <w:rFonts w:ascii="Franklin Gothic Book" w:hAnsi="Franklin Gothic Book"/>
          <w:iCs/>
          <w:sz w:val="22"/>
          <w:szCs w:val="22"/>
        </w:rPr>
        <w:t>behavioural factors</w:t>
      </w:r>
      <w:r w:rsidR="00D2494D" w:rsidRPr="007A6D06">
        <w:rPr>
          <w:rFonts w:ascii="Franklin Gothic Book" w:hAnsi="Franklin Gothic Book"/>
          <w:iCs/>
          <w:sz w:val="22"/>
          <w:szCs w:val="22"/>
        </w:rPr>
        <w:t xml:space="preserve">, </w:t>
      </w:r>
      <w:r w:rsidR="004D75D7" w:rsidRPr="007A6D06">
        <w:rPr>
          <w:rFonts w:ascii="Franklin Gothic Book" w:hAnsi="Franklin Gothic Book"/>
          <w:iCs/>
          <w:sz w:val="22"/>
          <w:szCs w:val="22"/>
        </w:rPr>
        <w:t>do not operate in isolation, but instead exert mutual influence over consumer decision-making. For example, car dependency illustrates the interdependence between demographic and spatial factors</w:t>
      </w:r>
      <w:r w:rsidR="00DD04D1" w:rsidRPr="007A6D06">
        <w:rPr>
          <w:rFonts w:ascii="Franklin Gothic Book" w:hAnsi="Franklin Gothic Book"/>
          <w:iCs/>
          <w:sz w:val="22"/>
          <w:szCs w:val="22"/>
        </w:rPr>
        <w:t>, with</w:t>
      </w:r>
      <w:r w:rsidR="004D75D7" w:rsidRPr="007A6D06">
        <w:rPr>
          <w:rFonts w:ascii="Franklin Gothic Book" w:hAnsi="Franklin Gothic Book"/>
          <w:iCs/>
          <w:sz w:val="22"/>
          <w:szCs w:val="22"/>
        </w:rPr>
        <w:t xml:space="preserve"> larger households </w:t>
      </w:r>
      <w:r w:rsidR="005338F8" w:rsidRPr="007A6D06">
        <w:rPr>
          <w:rFonts w:ascii="Franklin Gothic Book" w:hAnsi="Franklin Gothic Book"/>
          <w:iCs/>
          <w:sz w:val="22"/>
          <w:szCs w:val="22"/>
        </w:rPr>
        <w:t>(</w:t>
      </w:r>
      <w:r w:rsidR="004D75D7" w:rsidRPr="007A6D06">
        <w:rPr>
          <w:rFonts w:ascii="Franklin Gothic Book" w:hAnsi="Franklin Gothic Book"/>
          <w:iCs/>
          <w:sz w:val="22"/>
          <w:szCs w:val="22"/>
        </w:rPr>
        <w:t>a demographic trait) more likely to own and rely on private vehicles, especially in areas with limited public transport or dispersed retail provision (a spatial constraint). Similarly, financial capacity influences transport choices</w:t>
      </w:r>
      <w:r w:rsidR="00D2494D" w:rsidRPr="007A6D06">
        <w:rPr>
          <w:rFonts w:ascii="Franklin Gothic Book" w:hAnsi="Franklin Gothic Book"/>
          <w:iCs/>
          <w:sz w:val="22"/>
          <w:szCs w:val="22"/>
        </w:rPr>
        <w:t xml:space="preserve"> (socioeconomic)</w:t>
      </w:r>
      <w:r w:rsidR="004D75D7" w:rsidRPr="007A6D06">
        <w:rPr>
          <w:rFonts w:ascii="Franklin Gothic Book" w:hAnsi="Franklin Gothic Book"/>
          <w:iCs/>
          <w:sz w:val="22"/>
          <w:szCs w:val="22"/>
        </w:rPr>
        <w:t>, which affects shopping behaviours</w:t>
      </w:r>
      <w:r w:rsidR="005338F8" w:rsidRPr="007A6D06">
        <w:rPr>
          <w:rFonts w:ascii="Franklin Gothic Book" w:hAnsi="Franklin Gothic Book"/>
          <w:iCs/>
          <w:sz w:val="22"/>
          <w:szCs w:val="22"/>
        </w:rPr>
        <w:t xml:space="preserve"> like</w:t>
      </w:r>
      <w:r w:rsidR="004D75D7" w:rsidRPr="007A6D06">
        <w:rPr>
          <w:rFonts w:ascii="Franklin Gothic Book" w:hAnsi="Franklin Gothic Book"/>
          <w:iCs/>
          <w:sz w:val="22"/>
          <w:szCs w:val="22"/>
        </w:rPr>
        <w:t xml:space="preserve"> bulk buying, fewer but larger trips</w:t>
      </w:r>
      <w:r w:rsidR="00D2494D" w:rsidRPr="007A6D06">
        <w:rPr>
          <w:rFonts w:ascii="Franklin Gothic Book" w:hAnsi="Franklin Gothic Book"/>
          <w:iCs/>
          <w:sz w:val="22"/>
          <w:szCs w:val="22"/>
        </w:rPr>
        <w:t xml:space="preserve"> (behavioural)</w:t>
      </w:r>
      <w:r w:rsidR="004D75D7" w:rsidRPr="007A6D06">
        <w:rPr>
          <w:rFonts w:ascii="Franklin Gothic Book" w:hAnsi="Franklin Gothic Book"/>
          <w:iCs/>
          <w:sz w:val="22"/>
          <w:szCs w:val="22"/>
        </w:rPr>
        <w:t>, and reliance on local versus regional stores. These overlapping influences demonstrate that consumer decisions are shaped not just by individual preferences, but by a web of enabling and constraining conditions in their environment.</w:t>
      </w:r>
    </w:p>
    <w:p w14:paraId="6AD05D75" w14:textId="35E54B8F" w:rsidR="00464AEF" w:rsidRPr="007A6D06" w:rsidRDefault="004D75D7" w:rsidP="00567491">
      <w:pPr>
        <w:spacing w:line="276" w:lineRule="auto"/>
        <w:jc w:val="both"/>
        <w:rPr>
          <w:rFonts w:ascii="Franklin Gothic Book" w:hAnsi="Franklin Gothic Book"/>
          <w:iCs/>
          <w:sz w:val="22"/>
          <w:szCs w:val="22"/>
        </w:rPr>
      </w:pPr>
      <w:r w:rsidRPr="007A6D06">
        <w:rPr>
          <w:rFonts w:ascii="Franklin Gothic Book" w:hAnsi="Franklin Gothic Book"/>
          <w:iCs/>
          <w:sz w:val="22"/>
          <w:szCs w:val="22"/>
        </w:rPr>
        <w:t xml:space="preserve">To conceptualise this complexity, Figure </w:t>
      </w:r>
      <w:r w:rsidR="003F6809" w:rsidRPr="007A6D06">
        <w:rPr>
          <w:rFonts w:ascii="Franklin Gothic Book" w:hAnsi="Franklin Gothic Book"/>
          <w:iCs/>
          <w:sz w:val="22"/>
          <w:szCs w:val="22"/>
        </w:rPr>
        <w:t>1</w:t>
      </w:r>
      <w:r w:rsidRPr="007A6D06">
        <w:rPr>
          <w:rFonts w:ascii="Franklin Gothic Book" w:hAnsi="Franklin Gothic Book"/>
          <w:iCs/>
          <w:sz w:val="22"/>
          <w:szCs w:val="22"/>
        </w:rPr>
        <w:t xml:space="preserve"> presents a framework illustrating the intersections between </w:t>
      </w:r>
      <w:r w:rsidR="00DA72AC" w:rsidRPr="007A6D06">
        <w:rPr>
          <w:rFonts w:ascii="Franklin Gothic Book" w:hAnsi="Franklin Gothic Book"/>
          <w:iCs/>
          <w:sz w:val="22"/>
          <w:szCs w:val="22"/>
        </w:rPr>
        <w:t>dimensions and the domains within</w:t>
      </w:r>
      <w:r w:rsidRPr="007A6D06">
        <w:rPr>
          <w:rFonts w:ascii="Franklin Gothic Book" w:hAnsi="Franklin Gothic Book"/>
          <w:iCs/>
          <w:sz w:val="22"/>
          <w:szCs w:val="22"/>
        </w:rPr>
        <w:t>. The overlapping spaces represent areas where domains converge to influence consumer behaviour</w:t>
      </w:r>
      <w:r w:rsidR="00567491" w:rsidRPr="007A6D06">
        <w:rPr>
          <w:rFonts w:ascii="Franklin Gothic Book" w:hAnsi="Franklin Gothic Book"/>
          <w:iCs/>
          <w:sz w:val="22"/>
          <w:szCs w:val="22"/>
        </w:rPr>
        <w:t xml:space="preserve">. </w:t>
      </w:r>
      <w:r w:rsidRPr="007A6D06">
        <w:rPr>
          <w:rFonts w:ascii="Franklin Gothic Book" w:hAnsi="Franklin Gothic Book"/>
          <w:iCs/>
          <w:sz w:val="22"/>
          <w:szCs w:val="22"/>
        </w:rPr>
        <w:t>This framework</w:t>
      </w:r>
      <w:r w:rsidR="002D3F62" w:rsidRPr="007A6D06">
        <w:rPr>
          <w:rFonts w:ascii="Franklin Gothic Book" w:hAnsi="Franklin Gothic Book"/>
          <w:iCs/>
          <w:sz w:val="22"/>
          <w:szCs w:val="22"/>
        </w:rPr>
        <w:t xml:space="preserve"> serves to</w:t>
      </w:r>
      <w:r w:rsidRPr="007A6D06">
        <w:rPr>
          <w:rFonts w:ascii="Franklin Gothic Book" w:hAnsi="Franklin Gothic Book"/>
          <w:iCs/>
          <w:sz w:val="22"/>
          <w:szCs w:val="22"/>
        </w:rPr>
        <w:t xml:space="preserve"> understand</w:t>
      </w:r>
      <w:r w:rsidR="002D3F62" w:rsidRPr="007A6D06">
        <w:rPr>
          <w:rFonts w:ascii="Franklin Gothic Book" w:hAnsi="Franklin Gothic Book"/>
          <w:iCs/>
          <w:sz w:val="22"/>
          <w:szCs w:val="22"/>
        </w:rPr>
        <w:t xml:space="preserve"> </w:t>
      </w:r>
      <w:r w:rsidRPr="007A6D06">
        <w:rPr>
          <w:rFonts w:ascii="Franklin Gothic Book" w:hAnsi="Franklin Gothic Book"/>
          <w:iCs/>
          <w:sz w:val="22"/>
          <w:szCs w:val="22"/>
        </w:rPr>
        <w:t>how these dimensions interact dynamically to shape</w:t>
      </w:r>
      <w:r w:rsidR="003F6809" w:rsidRPr="007A6D06">
        <w:rPr>
          <w:rFonts w:ascii="Franklin Gothic Book" w:hAnsi="Franklin Gothic Book"/>
          <w:iCs/>
          <w:sz w:val="22"/>
          <w:szCs w:val="22"/>
        </w:rPr>
        <w:t xml:space="preserve"> consumer behaviour</w:t>
      </w:r>
      <w:r w:rsidRPr="007A6D06">
        <w:rPr>
          <w:rFonts w:ascii="Franklin Gothic Book" w:hAnsi="Franklin Gothic Book"/>
          <w:iCs/>
          <w:sz w:val="22"/>
          <w:szCs w:val="22"/>
        </w:rPr>
        <w:t>.</w:t>
      </w:r>
      <w:r w:rsidR="00820C94" w:rsidRPr="007A6D06">
        <w:rPr>
          <w:rFonts w:ascii="Franklin Gothic Book" w:hAnsi="Franklin Gothic Book"/>
          <w:iCs/>
          <w:sz w:val="22"/>
          <w:szCs w:val="22"/>
        </w:rPr>
        <w:t xml:space="preserve"> Much of the existing literature</w:t>
      </w:r>
      <w:r w:rsidR="00DA72AC" w:rsidRPr="007A6D06">
        <w:rPr>
          <w:rFonts w:ascii="Franklin Gothic Book" w:hAnsi="Franklin Gothic Book"/>
          <w:iCs/>
          <w:sz w:val="22"/>
          <w:szCs w:val="22"/>
        </w:rPr>
        <w:t xml:space="preserve"> and classifications</w:t>
      </w:r>
      <w:r w:rsidR="00820C94" w:rsidRPr="007A6D06">
        <w:rPr>
          <w:rFonts w:ascii="Franklin Gothic Book" w:hAnsi="Franklin Gothic Book"/>
          <w:iCs/>
          <w:sz w:val="22"/>
          <w:szCs w:val="22"/>
        </w:rPr>
        <w:t xml:space="preserve"> treats these domains separately, resulting in fragmented theoretical perspectives. This study contributes conceptually by proposing and operationalising a multidimensional framework that links demographic, spatial, digital, and behavioural dimensions, thereby offering </w:t>
      </w:r>
      <w:r w:rsidR="00B87342" w:rsidRPr="007A6D06">
        <w:rPr>
          <w:rFonts w:ascii="Franklin Gothic Book" w:hAnsi="Franklin Gothic Book"/>
          <w:iCs/>
          <w:sz w:val="22"/>
          <w:szCs w:val="22"/>
        </w:rPr>
        <w:t xml:space="preserve">a </w:t>
      </w:r>
      <w:r w:rsidR="00820C94" w:rsidRPr="007A6D06">
        <w:rPr>
          <w:rFonts w:ascii="Franklin Gothic Book" w:hAnsi="Franklin Gothic Book"/>
          <w:iCs/>
          <w:sz w:val="22"/>
          <w:szCs w:val="22"/>
        </w:rPr>
        <w:t>holistic depiction of consumer–retail interaction.</w:t>
      </w:r>
    </w:p>
    <w:p w14:paraId="1B8C96A6" w14:textId="433E4443" w:rsidR="00AC723F" w:rsidRPr="007A6D06" w:rsidRDefault="009957FA" w:rsidP="00567491">
      <w:pPr>
        <w:spacing w:before="240" w:after="240" w:line="276" w:lineRule="auto"/>
        <w:jc w:val="center"/>
        <w:rPr>
          <w:rFonts w:ascii="Franklin Gothic Book" w:hAnsi="Franklin Gothic Book"/>
          <w:b/>
          <w:sz w:val="32"/>
          <w:szCs w:val="22"/>
        </w:rPr>
      </w:pPr>
      <w:r w:rsidRPr="007A6D06">
        <w:rPr>
          <w:rFonts w:ascii="Franklin Gothic Book" w:hAnsi="Franklin Gothic Book"/>
          <w:b/>
          <w:noProof/>
          <w:sz w:val="22"/>
          <w:szCs w:val="16"/>
        </w:rPr>
        <w:t>Add</w:t>
      </w:r>
      <w:r w:rsidR="005338F8" w:rsidRPr="007A6D06">
        <w:rPr>
          <w:rFonts w:ascii="Franklin Gothic Book" w:hAnsi="Franklin Gothic Book"/>
          <w:b/>
          <w:noProof/>
          <w:sz w:val="22"/>
          <w:szCs w:val="16"/>
        </w:rPr>
        <w:t>-</w:t>
      </w:r>
      <w:r w:rsidRPr="007A6D06">
        <w:rPr>
          <w:rFonts w:ascii="Franklin Gothic Book" w:hAnsi="Franklin Gothic Book"/>
          <w:b/>
          <w:noProof/>
          <w:sz w:val="22"/>
          <w:szCs w:val="16"/>
        </w:rPr>
        <w:t>Figure</w:t>
      </w:r>
      <w:r w:rsidR="005338F8" w:rsidRPr="007A6D06">
        <w:rPr>
          <w:rFonts w:ascii="Franklin Gothic Book" w:hAnsi="Franklin Gothic Book"/>
          <w:b/>
          <w:noProof/>
          <w:sz w:val="22"/>
          <w:szCs w:val="16"/>
        </w:rPr>
        <w:t>-</w:t>
      </w:r>
      <w:r w:rsidRPr="007A6D06">
        <w:rPr>
          <w:rFonts w:ascii="Franklin Gothic Book" w:hAnsi="Franklin Gothic Book"/>
          <w:b/>
          <w:noProof/>
          <w:sz w:val="22"/>
          <w:szCs w:val="16"/>
        </w:rPr>
        <w:t>1</w:t>
      </w:r>
      <w:r w:rsidR="005338F8" w:rsidRPr="007A6D06">
        <w:rPr>
          <w:rFonts w:ascii="Franklin Gothic Book" w:hAnsi="Franklin Gothic Book"/>
          <w:b/>
          <w:noProof/>
          <w:sz w:val="22"/>
          <w:szCs w:val="16"/>
        </w:rPr>
        <w:t>-</w:t>
      </w:r>
      <w:r w:rsidRPr="007A6D06">
        <w:rPr>
          <w:rFonts w:ascii="Franklin Gothic Book" w:hAnsi="Franklin Gothic Book"/>
          <w:b/>
          <w:noProof/>
          <w:sz w:val="22"/>
          <w:szCs w:val="16"/>
        </w:rPr>
        <w:t>here</w:t>
      </w:r>
      <w:r w:rsidR="0054364F" w:rsidRPr="007A6D06">
        <w:rPr>
          <w:rFonts w:ascii="Franklin Gothic Book" w:hAnsi="Franklin Gothic Book"/>
          <w:b/>
          <w:noProof/>
          <w:sz w:val="22"/>
          <w:szCs w:val="16"/>
        </w:rPr>
        <w:t xml:space="preserve"> </w:t>
      </w:r>
    </w:p>
    <w:p w14:paraId="481B66F7" w14:textId="35E8FD3A" w:rsidR="00202F67" w:rsidRPr="007A6D06" w:rsidRDefault="00E37279" w:rsidP="00567491">
      <w:pPr>
        <w:tabs>
          <w:tab w:val="left" w:pos="2980"/>
        </w:tabs>
        <w:spacing w:line="276" w:lineRule="auto"/>
        <w:rPr>
          <w:rFonts w:ascii="Franklin Gothic Book" w:eastAsia="Leelawadee" w:hAnsi="Franklin Gothic Book" w:cs="Leelawadee"/>
          <w:i/>
          <w:sz w:val="22"/>
          <w:szCs w:val="22"/>
        </w:rPr>
      </w:pPr>
      <w:r w:rsidRPr="007A6D06">
        <w:rPr>
          <w:rFonts w:ascii="Franklin Gothic Book" w:eastAsia="Leelawadee" w:hAnsi="Franklin Gothic Book" w:cs="Leelawadee"/>
          <w:i/>
          <w:sz w:val="22"/>
          <w:szCs w:val="22"/>
        </w:rPr>
        <w:t>2.</w:t>
      </w:r>
      <w:r w:rsidR="00D45280" w:rsidRPr="007A6D06">
        <w:rPr>
          <w:rFonts w:ascii="Franklin Gothic Book" w:eastAsia="Leelawadee" w:hAnsi="Franklin Gothic Book" w:cs="Leelawadee"/>
          <w:i/>
          <w:sz w:val="22"/>
          <w:szCs w:val="22"/>
        </w:rPr>
        <w:t>5</w:t>
      </w:r>
      <w:r w:rsidRPr="007A6D06">
        <w:rPr>
          <w:rFonts w:ascii="Franklin Gothic Book" w:eastAsia="Leelawadee" w:hAnsi="Franklin Gothic Book" w:cs="Leelawadee"/>
          <w:i/>
          <w:sz w:val="22"/>
          <w:szCs w:val="22"/>
        </w:rPr>
        <w:t xml:space="preserve"> </w:t>
      </w:r>
      <w:r w:rsidR="00202F67" w:rsidRPr="007A6D06">
        <w:rPr>
          <w:rFonts w:ascii="Franklin Gothic Book" w:eastAsia="Leelawadee" w:hAnsi="Franklin Gothic Book" w:cs="Leelawadee"/>
          <w:i/>
          <w:sz w:val="22"/>
          <w:szCs w:val="22"/>
        </w:rPr>
        <w:t>Geodemographic Classification</w:t>
      </w:r>
    </w:p>
    <w:p w14:paraId="0A114A2A" w14:textId="73DD1C80" w:rsidR="00820AD6" w:rsidRDefault="00435424" w:rsidP="002B6FCD">
      <w:pPr>
        <w:tabs>
          <w:tab w:val="left" w:pos="2980"/>
        </w:tabs>
        <w:spacing w:line="276" w:lineRule="auto"/>
        <w:jc w:val="both"/>
        <w:rPr>
          <w:ins w:id="39" w:author="Balog, Akos" w:date="2026-04-15T14:34:00Z" w16du:dateUtc="2026-04-15T13:34:00Z"/>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lastRenderedPageBreak/>
        <w:t>Figure 1 has illustrated that modern consumer behaviour is a complex and multidimensional phenomenon. Understanding and empirically measuring this</w:t>
      </w:r>
      <w:r w:rsidR="00A126B1" w:rsidRPr="007A6D06">
        <w:rPr>
          <w:rFonts w:ascii="Franklin Gothic Book" w:eastAsia="Leelawadee" w:hAnsi="Franklin Gothic Book" w:cs="Leelawadee"/>
          <w:sz w:val="22"/>
          <w:szCs w:val="22"/>
        </w:rPr>
        <w:t xml:space="preserve"> requires an integrated analytical framework that accounts for diverse influencing factors. Geodemographic classification is a powerful tool</w:t>
      </w:r>
      <w:r w:rsidR="004C1675" w:rsidRPr="007A6D06">
        <w:rPr>
          <w:rFonts w:ascii="Franklin Gothic Book" w:eastAsia="Leelawadee" w:hAnsi="Franklin Gothic Book" w:cs="Leelawadee"/>
          <w:sz w:val="22"/>
          <w:szCs w:val="22"/>
        </w:rPr>
        <w:t xml:space="preserve"> to capture multidimensional spatial phenomena</w:t>
      </w:r>
      <w:r w:rsidR="00A126B1" w:rsidRPr="007A6D06">
        <w:rPr>
          <w:rFonts w:ascii="Franklin Gothic Book" w:eastAsia="Leelawadee" w:hAnsi="Franklin Gothic Book" w:cs="Leelawadee"/>
          <w:sz w:val="22"/>
          <w:szCs w:val="22"/>
        </w:rPr>
        <w:t xml:space="preserve">, grouping geographic areas based on shared characteristics (Singleton </w:t>
      </w:r>
      <w:r w:rsidR="009957FA" w:rsidRPr="007A6D06">
        <w:rPr>
          <w:rFonts w:ascii="Franklin Gothic Book" w:eastAsia="Leelawadee" w:hAnsi="Franklin Gothic Book" w:cs="Leelawadee"/>
          <w:sz w:val="22"/>
          <w:szCs w:val="22"/>
        </w:rPr>
        <w:t>and</w:t>
      </w:r>
      <w:r w:rsidR="00A126B1" w:rsidRPr="007A6D06">
        <w:rPr>
          <w:rFonts w:ascii="Franklin Gothic Book" w:eastAsia="Leelawadee" w:hAnsi="Franklin Gothic Book" w:cs="Leelawadee"/>
          <w:sz w:val="22"/>
          <w:szCs w:val="22"/>
        </w:rPr>
        <w:t xml:space="preserve"> Spielman, 2014). </w:t>
      </w:r>
      <w:r w:rsidR="00E14C00" w:rsidRPr="007A6D06">
        <w:rPr>
          <w:rFonts w:ascii="Franklin Gothic Book" w:hAnsi="Franklin Gothic Book"/>
          <w:sz w:val="22"/>
        </w:rPr>
        <w:t>The process begins with defining a clear objective</w:t>
      </w:r>
      <w:r w:rsidR="00D52DBB" w:rsidRPr="007A6D06">
        <w:rPr>
          <w:rFonts w:ascii="Franklin Gothic Book" w:hAnsi="Franklin Gothic Book"/>
          <w:sz w:val="22"/>
        </w:rPr>
        <w:t xml:space="preserve">, </w:t>
      </w:r>
      <w:r w:rsidR="004C1675" w:rsidRPr="007A6D06">
        <w:rPr>
          <w:rFonts w:ascii="Franklin Gothic Book" w:hAnsi="Franklin Gothic Book"/>
          <w:sz w:val="22"/>
        </w:rPr>
        <w:t>collecti</w:t>
      </w:r>
      <w:r w:rsidR="00D97D1E" w:rsidRPr="007A6D06">
        <w:rPr>
          <w:rFonts w:ascii="Franklin Gothic Book" w:hAnsi="Franklin Gothic Book"/>
          <w:sz w:val="22"/>
        </w:rPr>
        <w:t>on of</w:t>
      </w:r>
      <w:r w:rsidR="004C1675" w:rsidRPr="007A6D06">
        <w:rPr>
          <w:rFonts w:ascii="Franklin Gothic Book" w:hAnsi="Franklin Gothic Book"/>
          <w:sz w:val="22"/>
        </w:rPr>
        <w:t xml:space="preserve"> data and variables </w:t>
      </w:r>
      <w:r w:rsidR="000409DF" w:rsidRPr="007A6D06">
        <w:rPr>
          <w:rFonts w:ascii="Franklin Gothic Book" w:hAnsi="Franklin Gothic Book"/>
          <w:sz w:val="22"/>
        </w:rPr>
        <w:t xml:space="preserve">for </w:t>
      </w:r>
      <w:r w:rsidR="004C1675" w:rsidRPr="007A6D06">
        <w:rPr>
          <w:rFonts w:ascii="Franklin Gothic Book" w:hAnsi="Franklin Gothic Book"/>
          <w:sz w:val="22"/>
        </w:rPr>
        <w:t xml:space="preserve">components specified in new or pre-existing theoretical </w:t>
      </w:r>
      <w:del w:id="40" w:author="Balog, Akos" w:date="2026-04-15T14:34:00Z" w16du:dateUtc="2026-04-15T13:34:00Z">
        <w:r w:rsidR="004C1675" w:rsidRPr="007A6D06" w:rsidDel="00820AD6">
          <w:rPr>
            <w:rFonts w:ascii="Franklin Gothic Book" w:hAnsi="Franklin Gothic Book"/>
            <w:sz w:val="22"/>
          </w:rPr>
          <w:delText>frameworks, and</w:delText>
        </w:r>
      </w:del>
      <w:ins w:id="41" w:author="Balog, Akos" w:date="2026-04-15T14:34:00Z" w16du:dateUtc="2026-04-15T13:34:00Z">
        <w:r w:rsidR="00820AD6" w:rsidRPr="007A6D06">
          <w:rPr>
            <w:rFonts w:ascii="Franklin Gothic Book" w:hAnsi="Franklin Gothic Book"/>
            <w:sz w:val="22"/>
          </w:rPr>
          <w:t>frameworks and</w:t>
        </w:r>
      </w:ins>
      <w:r w:rsidR="004C1675" w:rsidRPr="007A6D06">
        <w:rPr>
          <w:rFonts w:ascii="Franklin Gothic Book" w:hAnsi="Franklin Gothic Book"/>
          <w:sz w:val="22"/>
        </w:rPr>
        <w:t xml:space="preserve"> applying cluster analysis to partition the data into distinct groups based </w:t>
      </w:r>
      <w:r w:rsidR="00F60AA2" w:rsidRPr="007A6D06">
        <w:rPr>
          <w:rFonts w:ascii="Franklin Gothic Book" w:eastAsia="Leelawadee" w:hAnsi="Franklin Gothic Book" w:cs="Leelawadee"/>
          <w:sz w:val="22"/>
          <w:szCs w:val="22"/>
        </w:rPr>
        <w:t>on the similarity of their attributes (Singleton</w:t>
      </w:r>
      <w:r w:rsidR="00E14C00" w:rsidRPr="007A6D06">
        <w:rPr>
          <w:rFonts w:ascii="Franklin Gothic Book" w:eastAsia="Leelawadee" w:hAnsi="Franklin Gothic Book" w:cs="Leelawadee"/>
          <w:sz w:val="22"/>
          <w:szCs w:val="22"/>
        </w:rPr>
        <w:t xml:space="preserve"> </w:t>
      </w:r>
      <w:r w:rsidR="009A0E5E" w:rsidRPr="007A6D06">
        <w:rPr>
          <w:rFonts w:ascii="Franklin Gothic Book" w:eastAsia="Leelawadee" w:hAnsi="Franklin Gothic Book" w:cs="Leelawadee"/>
          <w:i/>
          <w:sz w:val="22"/>
          <w:szCs w:val="22"/>
        </w:rPr>
        <w:t>et al.</w:t>
      </w:r>
      <w:r w:rsidR="00F60AA2" w:rsidRPr="007A6D06">
        <w:rPr>
          <w:rFonts w:ascii="Franklin Gothic Book" w:eastAsia="Leelawadee" w:hAnsi="Franklin Gothic Book" w:cs="Leelawadee"/>
          <w:sz w:val="22"/>
          <w:szCs w:val="22"/>
        </w:rPr>
        <w:t xml:space="preserve"> 2020; Cockings </w:t>
      </w:r>
      <w:r w:rsidR="009A0E5E" w:rsidRPr="007A6D06">
        <w:rPr>
          <w:rFonts w:ascii="Franklin Gothic Book" w:eastAsia="Leelawadee" w:hAnsi="Franklin Gothic Book" w:cs="Leelawadee"/>
          <w:i/>
          <w:sz w:val="22"/>
          <w:szCs w:val="22"/>
        </w:rPr>
        <w:t>et al.</w:t>
      </w:r>
      <w:r w:rsidR="00F60AA2" w:rsidRPr="007A6D06">
        <w:rPr>
          <w:rFonts w:ascii="Franklin Gothic Book" w:eastAsia="Leelawadee" w:hAnsi="Franklin Gothic Book" w:cs="Leelawadee"/>
          <w:sz w:val="22"/>
          <w:szCs w:val="22"/>
        </w:rPr>
        <w:t xml:space="preserve"> 2020).</w:t>
      </w:r>
      <w:r w:rsidR="00820AD6">
        <w:rPr>
          <w:rFonts w:ascii="Franklin Gothic Book" w:eastAsia="Leelawadee" w:hAnsi="Franklin Gothic Book" w:cs="Leelawadee"/>
          <w:sz w:val="22"/>
          <w:szCs w:val="22"/>
        </w:rPr>
        <w:t xml:space="preserve"> </w:t>
      </w:r>
      <w:r w:rsidR="00820AD6" w:rsidRPr="007A6D06">
        <w:rPr>
          <w:rFonts w:ascii="Franklin Gothic Book" w:eastAsia="Leelawadee" w:hAnsi="Franklin Gothic Book" w:cs="Leelawadee"/>
          <w:sz w:val="22"/>
          <w:szCs w:val="22"/>
        </w:rPr>
        <w:t xml:space="preserve">Within the retail sector, geodemographic classifications are applied to segment consumers, to capture the complexity of human behaviours across different geographic contexts </w:t>
      </w:r>
      <w:r w:rsidR="00820AD6">
        <w:rPr>
          <w:rFonts w:ascii="Franklin Gothic Book" w:eastAsia="Leelawadee" w:hAnsi="Franklin Gothic Book" w:cs="Leelawadee"/>
          <w:sz w:val="22"/>
          <w:szCs w:val="22"/>
        </w:rPr>
        <w:t xml:space="preserve">and </w:t>
      </w:r>
      <w:r w:rsidR="00820AD6" w:rsidRPr="007A6D06">
        <w:rPr>
          <w:rFonts w:ascii="Franklin Gothic Book" w:eastAsia="Leelawadee" w:hAnsi="Franklin Gothic Book" w:cs="Leelawadee"/>
          <w:sz w:val="22"/>
          <w:szCs w:val="22"/>
        </w:rPr>
        <w:t>enable the identification of areas where consumers exhibit particular behaviours, making them vital for both retail managers, for store network planning, merchandising and omnichannel strategy (</w:t>
      </w:r>
      <w:r w:rsidR="00820AD6">
        <w:rPr>
          <w:rFonts w:ascii="Franklin Gothic Book" w:eastAsia="Leelawadee" w:hAnsi="Franklin Gothic Book" w:cs="Leelawadee"/>
          <w:sz w:val="22"/>
          <w:szCs w:val="22"/>
        </w:rPr>
        <w:t xml:space="preserve">Singleton and Spielman, 2014; </w:t>
      </w:r>
      <w:r w:rsidR="00820AD6" w:rsidRPr="007A6D06">
        <w:rPr>
          <w:rFonts w:ascii="Franklin Gothic Book" w:eastAsia="Leelawadee" w:hAnsi="Franklin Gothic Book" w:cs="Leelawadee"/>
          <w:sz w:val="22"/>
          <w:szCs w:val="22"/>
        </w:rPr>
        <w:t xml:space="preserve">Silva </w:t>
      </w:r>
      <w:r w:rsidR="00820AD6" w:rsidRPr="007A6D06">
        <w:rPr>
          <w:rFonts w:ascii="Franklin Gothic Book" w:eastAsia="Leelawadee" w:hAnsi="Franklin Gothic Book" w:cs="Leelawadee"/>
          <w:i/>
          <w:sz w:val="22"/>
          <w:szCs w:val="22"/>
        </w:rPr>
        <w:t>et al.</w:t>
      </w:r>
      <w:r w:rsidR="00820AD6" w:rsidRPr="007A6D06">
        <w:rPr>
          <w:rFonts w:ascii="Franklin Gothic Book" w:eastAsia="Leelawadee" w:hAnsi="Franklin Gothic Book" w:cs="Leelawadee"/>
          <w:sz w:val="22"/>
          <w:szCs w:val="22"/>
        </w:rPr>
        <w:t xml:space="preserve"> 2024, Yang and Hu, 2024), and planners for interventions. Moreover, emerging research demonstrates that spatial and behavioural segmentation can reveal underserved catchments and demand patterns that are not apparent from traditional demographic or proximity measures alone, helping retailers prioritise investment and optimise location decisions (Guan </w:t>
      </w:r>
      <w:r w:rsidR="00820AD6" w:rsidRPr="007A6D06">
        <w:rPr>
          <w:rFonts w:ascii="Franklin Gothic Book" w:eastAsia="Leelawadee" w:hAnsi="Franklin Gothic Book" w:cs="Leelawadee"/>
          <w:i/>
          <w:sz w:val="22"/>
          <w:szCs w:val="22"/>
        </w:rPr>
        <w:t>et al.,</w:t>
      </w:r>
      <w:r w:rsidR="00820AD6" w:rsidRPr="007A6D06">
        <w:rPr>
          <w:rFonts w:ascii="Franklin Gothic Book" w:eastAsia="Leelawadee" w:hAnsi="Franklin Gothic Book" w:cs="Leelawadee"/>
          <w:sz w:val="22"/>
          <w:szCs w:val="22"/>
        </w:rPr>
        <w:t xml:space="preserve"> 2025).</w:t>
      </w:r>
    </w:p>
    <w:p w14:paraId="1A1BD8B5" w14:textId="6E92A001" w:rsidR="00A141B5" w:rsidRPr="007A6D06" w:rsidRDefault="00D52DBB" w:rsidP="002B6FCD">
      <w:pPr>
        <w:tabs>
          <w:tab w:val="left" w:pos="2980"/>
        </w:tabs>
        <w:spacing w:line="276"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G</w:t>
      </w:r>
      <w:r w:rsidR="005958B3" w:rsidRPr="007A6D06">
        <w:rPr>
          <w:rFonts w:ascii="Franklin Gothic Book" w:eastAsia="Leelawadee" w:hAnsi="Franklin Gothic Book" w:cs="Leelawadee"/>
          <w:sz w:val="22"/>
          <w:szCs w:val="22"/>
        </w:rPr>
        <w:t xml:space="preserve">eneral-purpose </w:t>
      </w:r>
      <w:r w:rsidRPr="007A6D06">
        <w:rPr>
          <w:rFonts w:ascii="Franklin Gothic Book" w:eastAsia="Leelawadee" w:hAnsi="Franklin Gothic Book" w:cs="Leelawadee"/>
          <w:sz w:val="22"/>
          <w:szCs w:val="22"/>
        </w:rPr>
        <w:t xml:space="preserve">classifications </w:t>
      </w:r>
      <w:r w:rsidR="00977033" w:rsidRPr="007A6D06">
        <w:rPr>
          <w:rFonts w:ascii="Franklin Gothic Book" w:eastAsia="Leelawadee" w:hAnsi="Franklin Gothic Book" w:cs="Leelawadee"/>
          <w:sz w:val="22"/>
          <w:szCs w:val="22"/>
        </w:rPr>
        <w:t xml:space="preserve">such as </w:t>
      </w:r>
      <w:r w:rsidR="005958B3" w:rsidRPr="007A6D06">
        <w:rPr>
          <w:rFonts w:ascii="Franklin Gothic Book" w:eastAsia="Leelawadee" w:hAnsi="Franklin Gothic Book" w:cs="Leelawadee"/>
          <w:sz w:val="22"/>
          <w:szCs w:val="22"/>
        </w:rPr>
        <w:t>the UK’s Output Area Classification (OAC) and Mosaic</w:t>
      </w:r>
      <w:r w:rsidR="00DB5543" w:rsidRPr="007A6D06">
        <w:rPr>
          <w:rFonts w:ascii="Franklin Gothic Book" w:eastAsia="Leelawadee" w:hAnsi="Franklin Gothic Book" w:cs="Leelawadee"/>
          <w:sz w:val="22"/>
          <w:szCs w:val="22"/>
        </w:rPr>
        <w:t xml:space="preserve"> (Gale </w:t>
      </w:r>
      <w:r w:rsidR="00DB5543" w:rsidRPr="007A6D06">
        <w:rPr>
          <w:rFonts w:ascii="Franklin Gothic Book" w:eastAsia="Leelawadee" w:hAnsi="Franklin Gothic Book" w:cs="Leelawadee"/>
          <w:i/>
          <w:sz w:val="22"/>
          <w:szCs w:val="22"/>
        </w:rPr>
        <w:t>et al.</w:t>
      </w:r>
      <w:r w:rsidR="00DB5543" w:rsidRPr="007A6D06">
        <w:rPr>
          <w:rFonts w:ascii="Franklin Gothic Book" w:eastAsia="Leelawadee" w:hAnsi="Franklin Gothic Book" w:cs="Leelawadee"/>
          <w:sz w:val="22"/>
          <w:szCs w:val="22"/>
        </w:rPr>
        <w:t>, 2016;</w:t>
      </w:r>
      <w:r w:rsidR="00FF360A" w:rsidRPr="007A6D06">
        <w:rPr>
          <w:rFonts w:ascii="Franklin Gothic Book" w:eastAsia="Leelawadee" w:hAnsi="Franklin Gothic Book" w:cs="Leelawadee"/>
          <w:sz w:val="22"/>
          <w:szCs w:val="22"/>
        </w:rPr>
        <w:t xml:space="preserve"> Sing</w:t>
      </w:r>
      <w:r w:rsidR="007C1676" w:rsidRPr="007A6D06">
        <w:rPr>
          <w:rFonts w:ascii="Franklin Gothic Book" w:eastAsia="Leelawadee" w:hAnsi="Franklin Gothic Book" w:cs="Leelawadee"/>
          <w:sz w:val="22"/>
          <w:szCs w:val="22"/>
        </w:rPr>
        <w:t>leton and Spielman, 2014</w:t>
      </w:r>
      <w:r w:rsidR="00DB5543" w:rsidRPr="007A6D06">
        <w:rPr>
          <w:rFonts w:ascii="Franklin Gothic Book" w:eastAsia="Leelawadee" w:hAnsi="Franklin Gothic Book" w:cs="Leelawadee"/>
          <w:sz w:val="22"/>
          <w:szCs w:val="22"/>
        </w:rPr>
        <w:t>)</w:t>
      </w:r>
      <w:r w:rsidR="005958B3" w:rsidRPr="007A6D06">
        <w:rPr>
          <w:rFonts w:ascii="Franklin Gothic Book" w:eastAsia="Leelawadee" w:hAnsi="Franklin Gothic Book" w:cs="Leelawadee"/>
          <w:sz w:val="22"/>
          <w:szCs w:val="22"/>
        </w:rPr>
        <w:t xml:space="preserve">, </w:t>
      </w:r>
      <w:r w:rsidR="00A141B5" w:rsidRPr="007A6D06">
        <w:rPr>
          <w:rFonts w:ascii="Franklin Gothic Book" w:eastAsia="Leelawadee" w:hAnsi="Franklin Gothic Book" w:cs="Leelawadee"/>
          <w:sz w:val="22"/>
          <w:szCs w:val="22"/>
        </w:rPr>
        <w:t>are e</w:t>
      </w:r>
      <w:r w:rsidR="005958B3" w:rsidRPr="007A6D06">
        <w:rPr>
          <w:rFonts w:ascii="Franklin Gothic Book" w:eastAsia="Leelawadee" w:hAnsi="Franklin Gothic Book" w:cs="Leelawadee"/>
          <w:sz w:val="22"/>
          <w:szCs w:val="22"/>
        </w:rPr>
        <w:t xml:space="preserve">ffective, </w:t>
      </w:r>
      <w:r w:rsidR="00A141B5" w:rsidRPr="007A6D06">
        <w:rPr>
          <w:rFonts w:ascii="Franklin Gothic Book" w:eastAsia="Leelawadee" w:hAnsi="Franklin Gothic Book" w:cs="Leelawadee"/>
          <w:sz w:val="22"/>
          <w:szCs w:val="22"/>
        </w:rPr>
        <w:t xml:space="preserve">but </w:t>
      </w:r>
      <w:r w:rsidR="00977033" w:rsidRPr="007A6D06">
        <w:rPr>
          <w:rFonts w:ascii="Franklin Gothic Book" w:eastAsia="Leelawadee" w:hAnsi="Franklin Gothic Book" w:cs="Leelawadee"/>
          <w:sz w:val="22"/>
          <w:szCs w:val="22"/>
        </w:rPr>
        <w:t xml:space="preserve">these systems </w:t>
      </w:r>
      <w:r w:rsidR="005958B3" w:rsidRPr="007A6D06">
        <w:rPr>
          <w:rFonts w:ascii="Franklin Gothic Book" w:eastAsia="Leelawadee" w:hAnsi="Franklin Gothic Book" w:cs="Leelawadee"/>
          <w:sz w:val="22"/>
          <w:szCs w:val="22"/>
        </w:rPr>
        <w:t xml:space="preserve">tend to generalise across large populations, missing the nuances of specific population segments (Gray </w:t>
      </w:r>
      <w:r w:rsidR="009A0E5E" w:rsidRPr="007A6D06">
        <w:rPr>
          <w:rFonts w:ascii="Franklin Gothic Book" w:eastAsia="Leelawadee" w:hAnsi="Franklin Gothic Book" w:cs="Leelawadee"/>
          <w:i/>
          <w:sz w:val="22"/>
          <w:szCs w:val="22"/>
        </w:rPr>
        <w:t>et al.</w:t>
      </w:r>
      <w:r w:rsidR="005958B3" w:rsidRPr="007A6D06">
        <w:rPr>
          <w:rFonts w:ascii="Franklin Gothic Book" w:eastAsia="Leelawadee" w:hAnsi="Franklin Gothic Book" w:cs="Leelawadee"/>
          <w:sz w:val="22"/>
          <w:szCs w:val="22"/>
        </w:rPr>
        <w:t>, 2021). In contrast, bespoke classifications</w:t>
      </w:r>
      <w:r w:rsidRPr="007A6D06">
        <w:rPr>
          <w:rFonts w:ascii="Franklin Gothic Book" w:eastAsia="Leelawadee" w:hAnsi="Franklin Gothic Book" w:cs="Leelawadee"/>
          <w:sz w:val="22"/>
          <w:szCs w:val="22"/>
        </w:rPr>
        <w:t>,</w:t>
      </w:r>
      <w:r w:rsidR="005958B3" w:rsidRPr="007A6D06">
        <w:rPr>
          <w:rFonts w:ascii="Franklin Gothic Book" w:eastAsia="Leelawadee" w:hAnsi="Franklin Gothic Book" w:cs="Leelawadee"/>
          <w:sz w:val="22"/>
          <w:szCs w:val="22"/>
        </w:rPr>
        <w:t xml:space="preserve"> tailored to </w:t>
      </w:r>
      <w:r w:rsidRPr="007A6D06">
        <w:rPr>
          <w:rFonts w:ascii="Franklin Gothic Book" w:eastAsia="Leelawadee" w:hAnsi="Franklin Gothic Book" w:cs="Leelawadee"/>
          <w:sz w:val="22"/>
          <w:szCs w:val="22"/>
        </w:rPr>
        <w:t>needs</w:t>
      </w:r>
      <w:r w:rsidR="005958B3" w:rsidRPr="007A6D06">
        <w:rPr>
          <w:rFonts w:ascii="Franklin Gothic Book" w:eastAsia="Leelawadee" w:hAnsi="Franklin Gothic Book" w:cs="Leelawadee"/>
          <w:sz w:val="22"/>
          <w:szCs w:val="22"/>
        </w:rPr>
        <w:t xml:space="preserve"> or sectors</w:t>
      </w:r>
      <w:r w:rsidR="005303B4" w:rsidRPr="007A6D06">
        <w:rPr>
          <w:rFonts w:ascii="Franklin Gothic Book" w:eastAsia="Leelawadee" w:hAnsi="Franklin Gothic Book" w:cs="Leelawadee"/>
          <w:sz w:val="22"/>
          <w:szCs w:val="22"/>
        </w:rPr>
        <w:t xml:space="preserve"> </w:t>
      </w:r>
      <w:r w:rsidR="005958B3" w:rsidRPr="007A6D06">
        <w:rPr>
          <w:rFonts w:ascii="Franklin Gothic Book" w:eastAsia="Leelawadee" w:hAnsi="Franklin Gothic Book" w:cs="Leelawadee"/>
          <w:sz w:val="22"/>
          <w:szCs w:val="22"/>
        </w:rPr>
        <w:t xml:space="preserve">offer a more detailed understanding of specific population behaviours, </w:t>
      </w:r>
      <w:r w:rsidRPr="007A6D06">
        <w:rPr>
          <w:rFonts w:ascii="Franklin Gothic Book" w:eastAsia="Leelawadee" w:hAnsi="Franklin Gothic Book" w:cs="Leelawadee"/>
          <w:sz w:val="22"/>
          <w:szCs w:val="22"/>
        </w:rPr>
        <w:t xml:space="preserve">often through </w:t>
      </w:r>
      <w:r w:rsidR="005958B3" w:rsidRPr="007A6D06">
        <w:rPr>
          <w:rFonts w:ascii="Franklin Gothic Book" w:eastAsia="Leelawadee" w:hAnsi="Franklin Gothic Book" w:cs="Leelawadee"/>
          <w:sz w:val="22"/>
          <w:szCs w:val="22"/>
        </w:rPr>
        <w:t>integrati</w:t>
      </w:r>
      <w:r w:rsidRPr="007A6D06">
        <w:rPr>
          <w:rFonts w:ascii="Franklin Gothic Book" w:eastAsia="Leelawadee" w:hAnsi="Franklin Gothic Book" w:cs="Leelawadee"/>
          <w:sz w:val="22"/>
          <w:szCs w:val="22"/>
        </w:rPr>
        <w:t xml:space="preserve">on of </w:t>
      </w:r>
      <w:r w:rsidR="005958B3" w:rsidRPr="007A6D06">
        <w:rPr>
          <w:rFonts w:ascii="Franklin Gothic Book" w:eastAsia="Leelawadee" w:hAnsi="Franklin Gothic Book" w:cs="Leelawadee"/>
          <w:sz w:val="22"/>
          <w:szCs w:val="22"/>
        </w:rPr>
        <w:t>innovative data sources</w:t>
      </w:r>
      <w:r w:rsidR="004C7F3D" w:rsidRPr="007A6D06">
        <w:rPr>
          <w:rFonts w:ascii="Franklin Gothic Book" w:eastAsia="Leelawadee" w:hAnsi="Franklin Gothic Book" w:cs="Leelawadee"/>
          <w:sz w:val="22"/>
          <w:szCs w:val="22"/>
        </w:rPr>
        <w:t xml:space="preserve"> </w:t>
      </w:r>
      <w:r w:rsidR="005958B3" w:rsidRPr="007A6D06">
        <w:rPr>
          <w:rFonts w:ascii="Franklin Gothic Book" w:eastAsia="Leelawadee" w:hAnsi="Franklin Gothic Book" w:cs="Leelawadee"/>
          <w:sz w:val="22"/>
          <w:szCs w:val="22"/>
        </w:rPr>
        <w:t>(</w:t>
      </w:r>
      <w:r w:rsidR="006A13F4" w:rsidRPr="007A6D06">
        <w:rPr>
          <w:rFonts w:ascii="Franklin Gothic Book" w:eastAsia="Leelawadee" w:hAnsi="Franklin Gothic Book" w:cs="Leelawadee"/>
          <w:sz w:val="22"/>
          <w:szCs w:val="22"/>
        </w:rPr>
        <w:t xml:space="preserve">Butterfield </w:t>
      </w:r>
      <w:r w:rsidR="009A0E5E" w:rsidRPr="007A6D06">
        <w:rPr>
          <w:rFonts w:ascii="Franklin Gothic Book" w:eastAsia="Leelawadee" w:hAnsi="Franklin Gothic Book" w:cs="Leelawadee"/>
          <w:i/>
          <w:sz w:val="22"/>
          <w:szCs w:val="22"/>
        </w:rPr>
        <w:t>et al.</w:t>
      </w:r>
      <w:r w:rsidR="006A13F4" w:rsidRPr="007A6D06">
        <w:rPr>
          <w:rFonts w:ascii="Franklin Gothic Book" w:eastAsia="Leelawadee" w:hAnsi="Franklin Gothic Book" w:cs="Leelawadee"/>
          <w:sz w:val="22"/>
          <w:szCs w:val="22"/>
        </w:rPr>
        <w:t xml:space="preserve"> 2020; Singleton </w:t>
      </w:r>
      <w:r w:rsidR="009A0E5E" w:rsidRPr="007A6D06">
        <w:rPr>
          <w:rFonts w:ascii="Franklin Gothic Book" w:eastAsia="Leelawadee" w:hAnsi="Franklin Gothic Book" w:cs="Leelawadee"/>
          <w:i/>
          <w:sz w:val="22"/>
          <w:szCs w:val="22"/>
        </w:rPr>
        <w:t>et al.</w:t>
      </w:r>
      <w:r w:rsidR="006A13F4" w:rsidRPr="007A6D06">
        <w:rPr>
          <w:rFonts w:ascii="Franklin Gothic Book" w:eastAsia="Leelawadee" w:hAnsi="Franklin Gothic Book" w:cs="Leelawadee"/>
          <w:sz w:val="22"/>
          <w:szCs w:val="22"/>
        </w:rPr>
        <w:t xml:space="preserve"> 2020</w:t>
      </w:r>
      <w:r w:rsidR="005958B3" w:rsidRPr="007A6D06">
        <w:rPr>
          <w:rFonts w:ascii="Franklin Gothic Book" w:eastAsia="Leelawadee" w:hAnsi="Franklin Gothic Book" w:cs="Leelawadee"/>
          <w:sz w:val="22"/>
          <w:szCs w:val="22"/>
        </w:rPr>
        <w:t>).</w:t>
      </w:r>
      <w:r w:rsidR="00A141B5"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For example, </w:t>
      </w:r>
      <w:r w:rsidR="00B87342" w:rsidRPr="007A6D06">
        <w:rPr>
          <w:rFonts w:ascii="Franklin Gothic Book" w:eastAsia="Leelawadee" w:hAnsi="Franklin Gothic Book" w:cs="Leelawadee"/>
          <w:sz w:val="22"/>
          <w:szCs w:val="22"/>
        </w:rPr>
        <w:t>t</w:t>
      </w:r>
      <w:r w:rsidRPr="007A6D06">
        <w:rPr>
          <w:rFonts w:ascii="Franklin Gothic Book" w:eastAsia="Leelawadee" w:hAnsi="Franklin Gothic Book" w:cs="Leelawadee"/>
          <w:sz w:val="22"/>
          <w:szCs w:val="22"/>
        </w:rPr>
        <w:t xml:space="preserve">he Internet User Classifications (IUC) identifies digital engagement levels across regions to address digital inequalities (Singleton </w:t>
      </w:r>
      <w:r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2020) and the </w:t>
      </w:r>
      <w:r w:rsidRPr="007A6D06">
        <w:rPr>
          <w:rFonts w:ascii="Franklin Gothic Book" w:hAnsi="Franklin Gothic Book"/>
          <w:sz w:val="22"/>
          <w:szCs w:val="22"/>
        </w:rPr>
        <w:t>Ageing in Place Classification</w:t>
      </w:r>
      <w:r w:rsidRPr="007A6D06">
        <w:rPr>
          <w:rFonts w:ascii="Franklin Gothic Book" w:eastAsia="Leelawadee" w:hAnsi="Franklin Gothic Book" w:cs="Leelawadee"/>
          <w:sz w:val="22"/>
          <w:szCs w:val="22"/>
        </w:rPr>
        <w:t xml:space="preserve"> (AiPC) groups areas based on the density and needs of older adults, supporting policymaking in healthcare</w:t>
      </w:r>
      <w:r w:rsidR="00B96E36"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Yang </w:t>
      </w:r>
      <w:r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2023).</w:t>
      </w:r>
      <w:ins w:id="42" w:author="Balog, Akos" w:date="2026-04-15T14:29:00Z" w16du:dateUtc="2026-04-15T13:29:00Z">
        <w:r w:rsidR="00820AD6">
          <w:rPr>
            <w:rFonts w:ascii="Franklin Gothic Book" w:eastAsia="Leelawadee" w:hAnsi="Franklin Gothic Book" w:cs="Leelawadee"/>
            <w:sz w:val="22"/>
            <w:szCs w:val="22"/>
          </w:rPr>
          <w:t xml:space="preserve"> </w:t>
        </w:r>
      </w:ins>
    </w:p>
    <w:p w14:paraId="43912706" w14:textId="3350B123" w:rsidR="00820AD6" w:rsidRDefault="00820AD6" w:rsidP="00820C94">
      <w:pPr>
        <w:spacing w:before="240" w:after="240" w:line="276" w:lineRule="auto"/>
        <w:jc w:val="both"/>
        <w:rPr>
          <w:ins w:id="43" w:author="Balog, Akos" w:date="2026-04-15T14:30:00Z" w16du:dateUtc="2026-04-15T13:30:00Z"/>
          <w:rFonts w:ascii="Franklin Gothic Book" w:eastAsia="Leelawadee" w:hAnsi="Franklin Gothic Book" w:cs="Leelawadee"/>
          <w:sz w:val="22"/>
          <w:szCs w:val="22"/>
        </w:rPr>
      </w:pPr>
      <w:ins w:id="44" w:author="Balog, Akos" w:date="2026-04-15T14:30:00Z" w16du:dateUtc="2026-04-15T13:30:00Z">
        <w:r w:rsidRPr="00820AD6">
          <w:rPr>
            <w:rFonts w:ascii="Franklin Gothic Book" w:eastAsia="Leelawadee" w:hAnsi="Franklin Gothic Book" w:cs="Leelawadee"/>
            <w:sz w:val="22"/>
            <w:szCs w:val="22"/>
          </w:rPr>
          <w:t xml:space="preserve">A critical trade-off exists between open and commercial systems: general-purpose classifications like OAC offer transparency but lack behavioural depth (Gray </w:t>
        </w:r>
        <w:r w:rsidRPr="00C44DA2">
          <w:rPr>
            <w:rFonts w:ascii="Franklin Gothic Book" w:eastAsia="Leelawadee" w:hAnsi="Franklin Gothic Book" w:cs="Leelawadee"/>
            <w:i/>
            <w:iCs/>
            <w:sz w:val="22"/>
            <w:szCs w:val="22"/>
          </w:rPr>
          <w:t>et al.,</w:t>
        </w:r>
        <w:r w:rsidRPr="00820AD6">
          <w:rPr>
            <w:rFonts w:ascii="Franklin Gothic Book" w:eastAsia="Leelawadee" w:hAnsi="Franklin Gothic Book" w:cs="Leelawadee"/>
            <w:sz w:val="22"/>
            <w:szCs w:val="22"/>
          </w:rPr>
          <w:t xml:space="preserve"> 2021), while commercial systems like Mosaic offer depth but remain 'black boxes' with limited academic replicability. By contrast, our study bridges this divide, utili</w:t>
        </w:r>
      </w:ins>
      <w:ins w:id="45" w:author="Balog, Akos" w:date="2026-04-15T14:31:00Z" w16du:dateUtc="2026-04-15T13:31:00Z">
        <w:r>
          <w:rPr>
            <w:rFonts w:ascii="Franklin Gothic Book" w:eastAsia="Leelawadee" w:hAnsi="Franklin Gothic Book" w:cs="Leelawadee"/>
            <w:sz w:val="22"/>
            <w:szCs w:val="22"/>
          </w:rPr>
          <w:t>s</w:t>
        </w:r>
      </w:ins>
      <w:ins w:id="46" w:author="Balog, Akos" w:date="2026-04-15T14:30:00Z" w16du:dateUtc="2026-04-15T13:30:00Z">
        <w:r w:rsidRPr="00820AD6">
          <w:rPr>
            <w:rFonts w:ascii="Franklin Gothic Book" w:eastAsia="Leelawadee" w:hAnsi="Franklin Gothic Book" w:cs="Leelawadee"/>
            <w:sz w:val="22"/>
            <w:szCs w:val="22"/>
          </w:rPr>
          <w:t>ing the transparency of open data (like OAC) while capturing the behavioural and digital nuances typical of proprietary models. Consequently, we address the gap identified by Lemon and Verhoef (2016) regarding the integration of digital engagement into spatial retail frameworks</w:t>
        </w:r>
      </w:ins>
    </w:p>
    <w:p w14:paraId="027D76BB" w14:textId="00B02C7F" w:rsidR="009957FA" w:rsidRPr="007A6D06" w:rsidRDefault="00E56371" w:rsidP="00F74033">
      <w:pPr>
        <w:spacing w:before="240" w:after="240" w:line="276"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Together, th</w:t>
      </w:r>
      <w:r w:rsidR="00B87342" w:rsidRPr="007A6D06">
        <w:rPr>
          <w:rFonts w:ascii="Franklin Gothic Book" w:eastAsia="Leelawadee" w:hAnsi="Franklin Gothic Book" w:cs="Leelawadee"/>
          <w:sz w:val="22"/>
          <w:szCs w:val="22"/>
        </w:rPr>
        <w:t>is</w:t>
      </w:r>
      <w:r w:rsidRPr="007A6D06">
        <w:rPr>
          <w:rFonts w:ascii="Franklin Gothic Book" w:eastAsia="Leelawadee" w:hAnsi="Franklin Gothic Book" w:cs="Leelawadee"/>
          <w:sz w:val="22"/>
          <w:szCs w:val="22"/>
        </w:rPr>
        <w:t xml:space="preserve"> </w:t>
      </w:r>
      <w:r w:rsidR="00B87342" w:rsidRPr="007A6D06">
        <w:rPr>
          <w:rFonts w:ascii="Franklin Gothic Book" w:eastAsia="Leelawadee" w:hAnsi="Franklin Gothic Book" w:cs="Leelawadee"/>
          <w:sz w:val="22"/>
          <w:szCs w:val="22"/>
        </w:rPr>
        <w:t xml:space="preserve">shows </w:t>
      </w:r>
      <w:r w:rsidRPr="007A6D06">
        <w:rPr>
          <w:rFonts w:ascii="Franklin Gothic Book" w:eastAsia="Leelawadee" w:hAnsi="Franklin Gothic Book" w:cs="Leelawadee"/>
          <w:sz w:val="22"/>
          <w:szCs w:val="22"/>
        </w:rPr>
        <w:t xml:space="preserve">lack </w:t>
      </w:r>
      <w:r w:rsidR="00F74033" w:rsidRPr="007A6D06">
        <w:rPr>
          <w:rFonts w:ascii="Franklin Gothic Book" w:eastAsia="Leelawadee" w:hAnsi="Franklin Gothic Book" w:cs="Leelawadee"/>
          <w:sz w:val="22"/>
          <w:szCs w:val="22"/>
        </w:rPr>
        <w:t xml:space="preserve">of an </w:t>
      </w:r>
      <w:r w:rsidRPr="007A6D06">
        <w:rPr>
          <w:rFonts w:ascii="Franklin Gothic Book" w:eastAsia="Leelawadee" w:hAnsi="Franklin Gothic Book" w:cs="Leelawadee"/>
          <w:sz w:val="22"/>
          <w:szCs w:val="22"/>
        </w:rPr>
        <w:t>openly available tools that capture the full complexity of consumer behaviour both theoretically and practically, including how purchasing decisions emerge from the interaction</w:t>
      </w:r>
      <w:r w:rsidR="00F74033" w:rsidRPr="007A6D06">
        <w:rPr>
          <w:rFonts w:ascii="Franklin Gothic Book" w:eastAsia="Leelawadee" w:hAnsi="Franklin Gothic Book" w:cs="Leelawadee"/>
          <w:sz w:val="22"/>
          <w:szCs w:val="22"/>
        </w:rPr>
        <w:t xml:space="preserve"> of the domains identified above</w:t>
      </w:r>
      <w:r w:rsidRPr="007A6D06">
        <w:rPr>
          <w:rFonts w:ascii="Franklin Gothic Book" w:eastAsia="Leelawadee" w:hAnsi="Franklin Gothic Book" w:cs="Leelawadee"/>
          <w:sz w:val="22"/>
          <w:szCs w:val="22"/>
        </w:rPr>
        <w:t>.</w:t>
      </w:r>
      <w:r w:rsidR="00F74033" w:rsidRPr="007A6D06">
        <w:rPr>
          <w:rFonts w:ascii="Franklin Gothic Book" w:eastAsia="Leelawadee" w:hAnsi="Franklin Gothic Book" w:cs="Leelawadee"/>
          <w:sz w:val="22"/>
          <w:szCs w:val="22"/>
        </w:rPr>
        <w:t xml:space="preserve"> </w:t>
      </w:r>
      <w:r w:rsidR="001B44BF" w:rsidRPr="007A6D06">
        <w:rPr>
          <w:rFonts w:ascii="Franklin Gothic Book" w:eastAsia="Leelawadee" w:hAnsi="Franklin Gothic Book" w:cs="Leelawadee"/>
          <w:sz w:val="22"/>
          <w:szCs w:val="22"/>
        </w:rPr>
        <w:t xml:space="preserve">Therefore, </w:t>
      </w:r>
      <w:r w:rsidR="00A10254" w:rsidRPr="007A6D06">
        <w:rPr>
          <w:rFonts w:ascii="Franklin Gothic Book" w:eastAsia="Leelawadee" w:hAnsi="Franklin Gothic Book" w:cs="Leelawadee"/>
          <w:sz w:val="22"/>
          <w:szCs w:val="22"/>
        </w:rPr>
        <w:t>there is a clear need for a theoretically grounded, geodemographic framework that can integrate diverse data sources to generate actionable insights about the complexity of consumer behaviour.</w:t>
      </w:r>
      <w:r w:rsidR="00F74033" w:rsidRPr="007A6D06">
        <w:rPr>
          <w:rFonts w:ascii="Franklin Gothic Book" w:eastAsia="Leelawadee" w:hAnsi="Franklin Gothic Book" w:cs="Leelawadee"/>
          <w:sz w:val="22"/>
          <w:szCs w:val="22"/>
        </w:rPr>
        <w:t xml:space="preserve"> It</w:t>
      </w:r>
      <w:r w:rsidR="00A10254" w:rsidRPr="007A6D06">
        <w:rPr>
          <w:rFonts w:ascii="Franklin Gothic Book" w:eastAsia="Leelawadee" w:hAnsi="Franklin Gothic Book" w:cs="Leelawadee"/>
          <w:sz w:val="22"/>
          <w:szCs w:val="22"/>
        </w:rPr>
        <w:t xml:space="preserve"> would provide </w:t>
      </w:r>
      <w:r w:rsidR="00A141B5" w:rsidRPr="007A6D06">
        <w:rPr>
          <w:rFonts w:ascii="Franklin Gothic Book" w:eastAsia="Leelawadee" w:hAnsi="Franklin Gothic Book" w:cs="Leelawadee"/>
          <w:sz w:val="22"/>
          <w:szCs w:val="22"/>
        </w:rPr>
        <w:t xml:space="preserve">policymakers and retailers </w:t>
      </w:r>
      <w:r w:rsidR="00F74033" w:rsidRPr="007A6D06">
        <w:rPr>
          <w:rFonts w:ascii="Franklin Gothic Book" w:eastAsia="Leelawadee" w:hAnsi="Franklin Gothic Book" w:cs="Leelawadee"/>
          <w:sz w:val="22"/>
          <w:szCs w:val="22"/>
        </w:rPr>
        <w:t xml:space="preserve">managers </w:t>
      </w:r>
      <w:r w:rsidR="00A141B5" w:rsidRPr="007A6D06">
        <w:rPr>
          <w:rFonts w:ascii="Franklin Gothic Book" w:eastAsia="Leelawadee" w:hAnsi="Franklin Gothic Book" w:cs="Leelawadee"/>
          <w:sz w:val="22"/>
          <w:szCs w:val="22"/>
        </w:rPr>
        <w:t>with localised insights</w:t>
      </w:r>
      <w:r w:rsidR="00A10254" w:rsidRPr="007A6D06">
        <w:rPr>
          <w:rFonts w:ascii="Franklin Gothic Book" w:eastAsia="Leelawadee" w:hAnsi="Franklin Gothic Book" w:cs="Leelawadee"/>
          <w:sz w:val="22"/>
          <w:szCs w:val="22"/>
        </w:rPr>
        <w:t xml:space="preserve"> about how consumers are behaving in different areas</w:t>
      </w:r>
      <w:r w:rsidR="00F66BE0" w:rsidRPr="007A6D06">
        <w:rPr>
          <w:rFonts w:ascii="Franklin Gothic Book" w:eastAsia="Leelawadee" w:hAnsi="Franklin Gothic Book" w:cs="Leelawadee"/>
          <w:sz w:val="22"/>
          <w:szCs w:val="22"/>
        </w:rPr>
        <w:t xml:space="preserve"> to</w:t>
      </w:r>
      <w:r w:rsidR="00A10254" w:rsidRPr="007A6D06">
        <w:rPr>
          <w:rFonts w:ascii="Franklin Gothic Book" w:eastAsia="Leelawadee" w:hAnsi="Franklin Gothic Book" w:cs="Leelawadee"/>
          <w:sz w:val="22"/>
          <w:szCs w:val="22"/>
        </w:rPr>
        <w:t xml:space="preserve"> support efforts to target the decline of physical retail spaces (Dolega and Lord, 2020</w:t>
      </w:r>
      <w:r w:rsidR="00046F1B" w:rsidRPr="007A6D06">
        <w:rPr>
          <w:rFonts w:ascii="Franklin Gothic Book" w:eastAsia="Leelawadee" w:hAnsi="Franklin Gothic Book" w:cs="Leelawadee"/>
          <w:sz w:val="22"/>
          <w:szCs w:val="22"/>
        </w:rPr>
        <w:t>;</w:t>
      </w:r>
      <w:r w:rsidR="00F74033" w:rsidRPr="007A6D06">
        <w:rPr>
          <w:rFonts w:ascii="Franklin Gothic Book" w:eastAsia="Leelawadee" w:hAnsi="Franklin Gothic Book" w:cs="Leelawadee"/>
          <w:sz w:val="22"/>
          <w:szCs w:val="22"/>
        </w:rPr>
        <w:t xml:space="preserve"> Ntounis </w:t>
      </w:r>
      <w:r w:rsidR="00F74033" w:rsidRPr="007A6D06">
        <w:rPr>
          <w:rFonts w:ascii="Franklin Gothic Book" w:eastAsia="Leelawadee" w:hAnsi="Franklin Gothic Book" w:cs="Leelawadee"/>
          <w:i/>
          <w:iCs/>
          <w:sz w:val="22"/>
          <w:szCs w:val="22"/>
        </w:rPr>
        <w:t xml:space="preserve">et al., </w:t>
      </w:r>
      <w:r w:rsidR="00F74033" w:rsidRPr="007A6D06">
        <w:rPr>
          <w:rFonts w:ascii="Franklin Gothic Book" w:eastAsia="Leelawadee" w:hAnsi="Franklin Gothic Book" w:cs="Leelawadee"/>
          <w:sz w:val="22"/>
          <w:szCs w:val="22"/>
        </w:rPr>
        <w:t>2023</w:t>
      </w:r>
      <w:r w:rsidR="00046F1B" w:rsidRPr="007A6D06">
        <w:rPr>
          <w:rFonts w:ascii="Franklin Gothic Book" w:eastAsia="Leelawadee" w:hAnsi="Franklin Gothic Book" w:cs="Leelawadee"/>
          <w:sz w:val="22"/>
          <w:szCs w:val="22"/>
        </w:rPr>
        <w:t>; Yang and Hu, 2024</w:t>
      </w:r>
      <w:r w:rsidR="00A10254" w:rsidRPr="007A6D06">
        <w:rPr>
          <w:rFonts w:ascii="Franklin Gothic Book" w:eastAsia="Leelawadee" w:hAnsi="Franklin Gothic Book" w:cs="Leelawadee"/>
          <w:sz w:val="22"/>
          <w:szCs w:val="22"/>
        </w:rPr>
        <w:t xml:space="preserve">), and allocate resources and services in line with consumer behaviour. </w:t>
      </w:r>
      <w:r w:rsidR="00820C94" w:rsidRPr="007A6D06">
        <w:rPr>
          <w:rFonts w:ascii="Franklin Gothic Book" w:eastAsia="Leelawadee" w:hAnsi="Franklin Gothic Book" w:cs="Leelawadee"/>
          <w:sz w:val="22"/>
          <w:szCs w:val="22"/>
        </w:rPr>
        <w:t>This contribution is not only methodological but also theoretical: it demonstrates how multidimensional consumer behaviour can be spatially operationalised, advancing the field beyond demographically dominated approaches and offering new insights for planners, policymakers, and the retail sector.</w:t>
      </w:r>
    </w:p>
    <w:p w14:paraId="38FB7CD1" w14:textId="32B91C3F" w:rsidR="00D4733C" w:rsidRPr="007A6D06" w:rsidRDefault="00E37279" w:rsidP="00D4733C">
      <w:pPr>
        <w:rPr>
          <w:rFonts w:ascii="Franklin Gothic Book" w:eastAsia="Leelawadee" w:hAnsi="Franklin Gothic Book" w:cs="Leelawadee"/>
          <w:b/>
          <w:bCs/>
          <w:sz w:val="22"/>
          <w:szCs w:val="22"/>
        </w:rPr>
      </w:pPr>
      <w:r w:rsidRPr="007A6D06">
        <w:rPr>
          <w:rFonts w:ascii="Franklin Gothic Book" w:eastAsia="Leelawadee" w:hAnsi="Franklin Gothic Book" w:cs="Leelawadee"/>
          <w:b/>
          <w:bCs/>
          <w:sz w:val="22"/>
          <w:szCs w:val="22"/>
        </w:rPr>
        <w:lastRenderedPageBreak/>
        <w:t xml:space="preserve">3. </w:t>
      </w:r>
      <w:r w:rsidR="00D4733C" w:rsidRPr="007A6D06">
        <w:rPr>
          <w:rFonts w:ascii="Franklin Gothic Book" w:eastAsia="Leelawadee" w:hAnsi="Franklin Gothic Book" w:cs="Leelawadee"/>
          <w:b/>
          <w:bCs/>
          <w:sz w:val="22"/>
          <w:szCs w:val="22"/>
        </w:rPr>
        <w:t>Methodology</w:t>
      </w:r>
    </w:p>
    <w:p w14:paraId="7EA49CE7" w14:textId="25399310" w:rsidR="008220D3" w:rsidRPr="007A6D06" w:rsidRDefault="006106DD" w:rsidP="006106DD">
      <w:pPr>
        <w:jc w:val="both"/>
        <w:rPr>
          <w:rFonts w:ascii="Franklin Gothic Book" w:eastAsia="Leelawadee" w:hAnsi="Franklin Gothic Book" w:cs="Leelawadee"/>
          <w:bCs/>
          <w:sz w:val="22"/>
          <w:szCs w:val="22"/>
        </w:rPr>
      </w:pPr>
      <w:r w:rsidRPr="007A6D06">
        <w:rPr>
          <w:rFonts w:ascii="Franklin Gothic Book" w:eastAsia="Leelawadee" w:hAnsi="Franklin Gothic Book" w:cs="Leelawadee"/>
          <w:bCs/>
          <w:sz w:val="22"/>
          <w:szCs w:val="22"/>
        </w:rPr>
        <w:t>Our approach to generate a</w:t>
      </w:r>
      <w:r w:rsidR="008220D3" w:rsidRPr="007A6D06">
        <w:rPr>
          <w:rFonts w:ascii="Franklin Gothic Book" w:eastAsia="Leelawadee" w:hAnsi="Franklin Gothic Book" w:cs="Leelawadee"/>
          <w:bCs/>
          <w:sz w:val="22"/>
          <w:szCs w:val="22"/>
        </w:rPr>
        <w:t xml:space="preserve"> geodemographic classification</w:t>
      </w:r>
      <w:r w:rsidRPr="007A6D06">
        <w:rPr>
          <w:rFonts w:ascii="Franklin Gothic Book" w:eastAsia="Leelawadee" w:hAnsi="Franklin Gothic Book" w:cs="Leelawadee"/>
          <w:bCs/>
          <w:sz w:val="22"/>
          <w:szCs w:val="22"/>
        </w:rPr>
        <w:t xml:space="preserve"> of </w:t>
      </w:r>
      <w:r w:rsidR="008220D3" w:rsidRPr="007A6D06">
        <w:rPr>
          <w:rFonts w:ascii="Franklin Gothic Book" w:eastAsia="Leelawadee" w:hAnsi="Franklin Gothic Book" w:cs="Leelawadee"/>
          <w:bCs/>
          <w:sz w:val="22"/>
          <w:szCs w:val="22"/>
        </w:rPr>
        <w:t>consumer behaviour draw</w:t>
      </w:r>
      <w:r w:rsidR="005228D1" w:rsidRPr="007A6D06">
        <w:rPr>
          <w:rFonts w:ascii="Franklin Gothic Book" w:eastAsia="Leelawadee" w:hAnsi="Franklin Gothic Book" w:cs="Leelawadee"/>
          <w:bCs/>
          <w:sz w:val="22"/>
          <w:szCs w:val="22"/>
        </w:rPr>
        <w:t>s</w:t>
      </w:r>
      <w:r w:rsidR="008220D3" w:rsidRPr="007A6D06">
        <w:rPr>
          <w:rFonts w:ascii="Franklin Gothic Book" w:eastAsia="Leelawadee" w:hAnsi="Franklin Gothic Book" w:cs="Leelawadee"/>
          <w:bCs/>
          <w:sz w:val="22"/>
          <w:szCs w:val="22"/>
        </w:rPr>
        <w:t xml:space="preserve"> from established frameworks</w:t>
      </w:r>
      <w:r w:rsidR="003A6A84" w:rsidRPr="007A6D06">
        <w:rPr>
          <w:rFonts w:ascii="Franklin Gothic Book" w:eastAsia="Leelawadee" w:hAnsi="Franklin Gothic Book" w:cs="Leelawadee"/>
          <w:bCs/>
          <w:sz w:val="22"/>
          <w:szCs w:val="22"/>
        </w:rPr>
        <w:t xml:space="preserve"> </w:t>
      </w:r>
      <w:r w:rsidR="008220D3" w:rsidRPr="007A6D06">
        <w:rPr>
          <w:rFonts w:ascii="Franklin Gothic Book" w:eastAsia="Leelawadee" w:hAnsi="Franklin Gothic Book" w:cs="Leelawadee"/>
          <w:bCs/>
          <w:sz w:val="22"/>
          <w:szCs w:val="22"/>
        </w:rPr>
        <w:t>(</w:t>
      </w:r>
      <w:r w:rsidR="00F66BE0" w:rsidRPr="007A6D06">
        <w:rPr>
          <w:rFonts w:ascii="Franklin Gothic Book" w:eastAsia="Leelawadee" w:hAnsi="Franklin Gothic Book" w:cs="Leelawadee"/>
          <w:bCs/>
          <w:sz w:val="22"/>
          <w:szCs w:val="22"/>
        </w:rPr>
        <w:t xml:space="preserve">Gale </w:t>
      </w:r>
      <w:r w:rsidR="00F66BE0" w:rsidRPr="007A6D06">
        <w:rPr>
          <w:rFonts w:ascii="Franklin Gothic Book" w:eastAsia="Leelawadee" w:hAnsi="Franklin Gothic Book" w:cs="Leelawadee"/>
          <w:bCs/>
          <w:i/>
          <w:sz w:val="22"/>
          <w:szCs w:val="22"/>
        </w:rPr>
        <w:t>et al.</w:t>
      </w:r>
      <w:r w:rsidR="00F66BE0" w:rsidRPr="007A6D06">
        <w:rPr>
          <w:rFonts w:ascii="Franklin Gothic Book" w:eastAsia="Leelawadee" w:hAnsi="Franklin Gothic Book" w:cs="Leelawadee"/>
          <w:bCs/>
          <w:sz w:val="22"/>
          <w:szCs w:val="22"/>
        </w:rPr>
        <w:t xml:space="preserve">, 2016; </w:t>
      </w:r>
      <w:r w:rsidR="008220D3" w:rsidRPr="007A6D06">
        <w:rPr>
          <w:rFonts w:ascii="Franklin Gothic Book" w:eastAsia="Leelawadee" w:hAnsi="Franklin Gothic Book" w:cs="Leelawadee"/>
          <w:bCs/>
          <w:sz w:val="22"/>
          <w:szCs w:val="22"/>
        </w:rPr>
        <w:t xml:space="preserve">Singleton </w:t>
      </w:r>
      <w:r w:rsidR="009A0E5E" w:rsidRPr="007A6D06">
        <w:rPr>
          <w:rFonts w:ascii="Franklin Gothic Book" w:eastAsia="Leelawadee" w:hAnsi="Franklin Gothic Book" w:cs="Leelawadee"/>
          <w:bCs/>
          <w:i/>
          <w:sz w:val="22"/>
          <w:szCs w:val="22"/>
        </w:rPr>
        <w:t>et al.</w:t>
      </w:r>
      <w:r w:rsidR="008220D3" w:rsidRPr="007A6D06">
        <w:rPr>
          <w:rFonts w:ascii="Franklin Gothic Book" w:eastAsia="Leelawadee" w:hAnsi="Franklin Gothic Book" w:cs="Leelawadee"/>
          <w:bCs/>
          <w:sz w:val="22"/>
          <w:szCs w:val="22"/>
        </w:rPr>
        <w:t xml:space="preserve">, 2020; Yang </w:t>
      </w:r>
      <w:r w:rsidR="009A0E5E" w:rsidRPr="007A6D06">
        <w:rPr>
          <w:rFonts w:ascii="Franklin Gothic Book" w:eastAsia="Leelawadee" w:hAnsi="Franklin Gothic Book" w:cs="Leelawadee"/>
          <w:bCs/>
          <w:i/>
          <w:sz w:val="22"/>
          <w:szCs w:val="22"/>
        </w:rPr>
        <w:t>et al.</w:t>
      </w:r>
      <w:r w:rsidR="008220D3" w:rsidRPr="007A6D06">
        <w:rPr>
          <w:rFonts w:ascii="Franklin Gothic Book" w:eastAsia="Leelawadee" w:hAnsi="Franklin Gothic Book" w:cs="Leelawadee"/>
          <w:bCs/>
          <w:sz w:val="22"/>
          <w:szCs w:val="22"/>
        </w:rPr>
        <w:t xml:space="preserve">, 2023; Gale </w:t>
      </w:r>
      <w:r w:rsidR="009A0E5E" w:rsidRPr="007A6D06">
        <w:rPr>
          <w:rFonts w:ascii="Franklin Gothic Book" w:eastAsia="Leelawadee" w:hAnsi="Franklin Gothic Book" w:cs="Leelawadee"/>
          <w:bCs/>
          <w:i/>
          <w:sz w:val="22"/>
          <w:szCs w:val="22"/>
        </w:rPr>
        <w:t>et al.</w:t>
      </w:r>
      <w:r w:rsidR="008220D3" w:rsidRPr="007A6D06">
        <w:rPr>
          <w:rFonts w:ascii="Franklin Gothic Book" w:eastAsia="Leelawadee" w:hAnsi="Franklin Gothic Book" w:cs="Leelawadee"/>
          <w:bCs/>
          <w:sz w:val="22"/>
          <w:szCs w:val="22"/>
        </w:rPr>
        <w:t>, 2016).</w:t>
      </w:r>
      <w:r w:rsidR="00096218" w:rsidRPr="007A6D06">
        <w:rPr>
          <w:rFonts w:ascii="Franklin Gothic Book" w:eastAsia="Leelawadee" w:hAnsi="Franklin Gothic Book" w:cs="Leelawadee"/>
          <w:bCs/>
          <w:sz w:val="22"/>
          <w:szCs w:val="22"/>
        </w:rPr>
        <w:t xml:space="preserve"> </w:t>
      </w:r>
      <w:r w:rsidR="003C795D" w:rsidRPr="007A6D06">
        <w:rPr>
          <w:rFonts w:ascii="Franklin Gothic Book" w:eastAsia="Leelawadee" w:hAnsi="Franklin Gothic Book" w:cs="Leelawadee"/>
          <w:bCs/>
          <w:sz w:val="22"/>
          <w:szCs w:val="22"/>
        </w:rPr>
        <w:t>An overview of the</w:t>
      </w:r>
      <w:r w:rsidRPr="007A6D06">
        <w:rPr>
          <w:rFonts w:ascii="Franklin Gothic Book" w:eastAsia="Leelawadee" w:hAnsi="Franklin Gothic Book" w:cs="Leelawadee"/>
          <w:bCs/>
          <w:sz w:val="22"/>
          <w:szCs w:val="22"/>
        </w:rPr>
        <w:t xml:space="preserve"> stages</w:t>
      </w:r>
      <w:r w:rsidR="003C795D" w:rsidRPr="007A6D06">
        <w:rPr>
          <w:rFonts w:ascii="Franklin Gothic Book" w:eastAsia="Leelawadee" w:hAnsi="Franklin Gothic Book" w:cs="Leelawadee"/>
          <w:bCs/>
          <w:sz w:val="22"/>
          <w:szCs w:val="22"/>
        </w:rPr>
        <w:t xml:space="preserve"> </w:t>
      </w:r>
      <w:r w:rsidR="00B96E36" w:rsidRPr="007A6D06">
        <w:rPr>
          <w:rFonts w:ascii="Franklin Gothic Book" w:eastAsia="Leelawadee" w:hAnsi="Franklin Gothic Book" w:cs="Leelawadee"/>
          <w:bCs/>
          <w:sz w:val="22"/>
          <w:szCs w:val="22"/>
        </w:rPr>
        <w:t>is</w:t>
      </w:r>
      <w:r w:rsidR="003C795D" w:rsidRPr="007A6D06">
        <w:rPr>
          <w:rFonts w:ascii="Franklin Gothic Book" w:eastAsia="Leelawadee" w:hAnsi="Franklin Gothic Book" w:cs="Leelawadee"/>
          <w:bCs/>
          <w:sz w:val="22"/>
          <w:szCs w:val="22"/>
        </w:rPr>
        <w:t xml:space="preserve"> </w:t>
      </w:r>
      <w:r w:rsidR="00FE65B0" w:rsidRPr="007A6D06">
        <w:rPr>
          <w:rFonts w:ascii="Franklin Gothic Book" w:eastAsia="Leelawadee" w:hAnsi="Franklin Gothic Book" w:cs="Leelawadee"/>
          <w:bCs/>
          <w:sz w:val="22"/>
          <w:szCs w:val="22"/>
        </w:rPr>
        <w:t>below:</w:t>
      </w:r>
    </w:p>
    <w:p w14:paraId="7CF99FFD" w14:textId="34BEA1FE" w:rsidR="006106DD" w:rsidRPr="007A6D06" w:rsidRDefault="009957FA" w:rsidP="002B6FCD">
      <w:pPr>
        <w:spacing w:before="240" w:after="240"/>
        <w:jc w:val="center"/>
        <w:rPr>
          <w:rFonts w:ascii="Franklin Gothic Book" w:hAnsi="Franklin Gothic Book"/>
          <w:b/>
          <w:sz w:val="32"/>
          <w:szCs w:val="22"/>
        </w:rPr>
      </w:pPr>
      <w:r w:rsidRPr="007A6D06">
        <w:rPr>
          <w:rFonts w:ascii="Franklin Gothic Book" w:hAnsi="Franklin Gothic Book"/>
          <w:b/>
          <w:noProof/>
          <w:sz w:val="22"/>
          <w:szCs w:val="16"/>
        </w:rPr>
        <w:t>Add</w:t>
      </w:r>
      <w:r w:rsidR="00FE65B0" w:rsidRPr="007A6D06">
        <w:rPr>
          <w:rFonts w:ascii="Franklin Gothic Book" w:hAnsi="Franklin Gothic Book"/>
          <w:b/>
          <w:noProof/>
          <w:sz w:val="22"/>
          <w:szCs w:val="16"/>
        </w:rPr>
        <w:t>-</w:t>
      </w:r>
      <w:r w:rsidRPr="007A6D06">
        <w:rPr>
          <w:rFonts w:ascii="Franklin Gothic Book" w:hAnsi="Franklin Gothic Book"/>
          <w:b/>
          <w:noProof/>
          <w:sz w:val="22"/>
          <w:szCs w:val="16"/>
        </w:rPr>
        <w:t>Figure</w:t>
      </w:r>
      <w:r w:rsidR="00FE65B0" w:rsidRPr="007A6D06">
        <w:rPr>
          <w:rFonts w:ascii="Franklin Gothic Book" w:hAnsi="Franklin Gothic Book"/>
          <w:b/>
          <w:noProof/>
          <w:sz w:val="22"/>
          <w:szCs w:val="16"/>
        </w:rPr>
        <w:t>-</w:t>
      </w:r>
      <w:r w:rsidRPr="007A6D06">
        <w:rPr>
          <w:rFonts w:ascii="Franklin Gothic Book" w:hAnsi="Franklin Gothic Book"/>
          <w:b/>
          <w:noProof/>
          <w:sz w:val="22"/>
          <w:szCs w:val="16"/>
        </w:rPr>
        <w:t>2</w:t>
      </w:r>
      <w:r w:rsidR="00FE65B0" w:rsidRPr="007A6D06">
        <w:rPr>
          <w:rFonts w:ascii="Franklin Gothic Book" w:hAnsi="Franklin Gothic Book"/>
          <w:b/>
          <w:noProof/>
          <w:sz w:val="22"/>
          <w:szCs w:val="16"/>
        </w:rPr>
        <w:t>-</w:t>
      </w:r>
      <w:r w:rsidRPr="007A6D06">
        <w:rPr>
          <w:rFonts w:ascii="Franklin Gothic Book" w:hAnsi="Franklin Gothic Book"/>
          <w:b/>
          <w:noProof/>
          <w:sz w:val="22"/>
          <w:szCs w:val="16"/>
        </w:rPr>
        <w:t>here</w:t>
      </w:r>
    </w:p>
    <w:p w14:paraId="29DF4AFD" w14:textId="4FDBC555" w:rsidR="00E37279" w:rsidRPr="007A6D06" w:rsidRDefault="00E37279" w:rsidP="006106DD">
      <w:pPr>
        <w:jc w:val="both"/>
        <w:rPr>
          <w:rFonts w:ascii="Franklin Gothic Book" w:eastAsia="Leelawadee" w:hAnsi="Franklin Gothic Book" w:cs="Leelawadee"/>
          <w:i/>
          <w:iCs/>
          <w:sz w:val="22"/>
          <w:szCs w:val="22"/>
        </w:rPr>
      </w:pPr>
      <w:r w:rsidRPr="007A6D06">
        <w:rPr>
          <w:rFonts w:ascii="Franklin Gothic Book" w:eastAsia="Leelawadee" w:hAnsi="Franklin Gothic Book" w:cs="Leelawadee"/>
          <w:i/>
          <w:iCs/>
          <w:sz w:val="22"/>
          <w:szCs w:val="22"/>
        </w:rPr>
        <w:t xml:space="preserve">3.1 </w:t>
      </w:r>
      <w:r w:rsidR="00AE78AF" w:rsidRPr="007A6D06">
        <w:rPr>
          <w:rFonts w:ascii="Franklin Gothic Book" w:eastAsia="Leelawadee" w:hAnsi="Franklin Gothic Book" w:cs="Leelawadee"/>
          <w:i/>
          <w:iCs/>
          <w:sz w:val="22"/>
          <w:szCs w:val="22"/>
        </w:rPr>
        <w:t xml:space="preserve">Stage 1 - </w:t>
      </w:r>
      <w:r w:rsidR="00D4733C" w:rsidRPr="007A6D06">
        <w:rPr>
          <w:rFonts w:ascii="Franklin Gothic Book" w:eastAsia="Leelawadee" w:hAnsi="Franklin Gothic Book" w:cs="Leelawadee"/>
          <w:i/>
          <w:iCs/>
          <w:sz w:val="22"/>
          <w:szCs w:val="22"/>
        </w:rPr>
        <w:t>Domain selection</w:t>
      </w:r>
    </w:p>
    <w:p w14:paraId="5D8E2876" w14:textId="091FB397" w:rsidR="00D4733C" w:rsidRPr="007A6D06" w:rsidRDefault="005F023F" w:rsidP="006106DD">
      <w:pPr>
        <w:jc w:val="both"/>
        <w:rPr>
          <w:rFonts w:ascii="Franklin Gothic Book" w:eastAsia="Leelawadee" w:hAnsi="Franklin Gothic Book" w:cs="Leelawadee"/>
          <w:sz w:val="22"/>
          <w:szCs w:val="22"/>
        </w:rPr>
      </w:pPr>
      <w:r w:rsidRPr="007A6D06">
        <w:rPr>
          <w:rFonts w:ascii="Franklin Gothic Book" w:hAnsi="Franklin Gothic Book"/>
          <w:sz w:val="22"/>
          <w:szCs w:val="22"/>
        </w:rPr>
        <w:t>Th</w:t>
      </w:r>
      <w:r w:rsidR="00AE78AF" w:rsidRPr="007A6D06">
        <w:rPr>
          <w:rFonts w:ascii="Franklin Gothic Book" w:hAnsi="Franklin Gothic Book"/>
          <w:sz w:val="22"/>
          <w:szCs w:val="22"/>
        </w:rPr>
        <w:t>e first stage of a geodemographic classification involves identification of</w:t>
      </w:r>
      <w:r w:rsidRPr="007A6D06">
        <w:rPr>
          <w:rFonts w:ascii="Franklin Gothic Book" w:hAnsi="Franklin Gothic Book"/>
          <w:sz w:val="22"/>
          <w:szCs w:val="22"/>
        </w:rPr>
        <w:t xml:space="preserve"> </w:t>
      </w:r>
      <w:r w:rsidR="00AE78AF" w:rsidRPr="007A6D06">
        <w:rPr>
          <w:rFonts w:ascii="Franklin Gothic Book" w:hAnsi="Franklin Gothic Book"/>
          <w:sz w:val="22"/>
          <w:szCs w:val="22"/>
        </w:rPr>
        <w:t>relevant d</w:t>
      </w:r>
      <w:r w:rsidRPr="007A6D06">
        <w:rPr>
          <w:rFonts w:ascii="Franklin Gothic Book" w:hAnsi="Franklin Gothic Book"/>
          <w:sz w:val="22"/>
          <w:szCs w:val="22"/>
        </w:rPr>
        <w:t>omains to</w:t>
      </w:r>
      <w:r w:rsidR="00AE78AF" w:rsidRPr="007A6D06">
        <w:rPr>
          <w:rFonts w:ascii="Franklin Gothic Book" w:hAnsi="Franklin Gothic Book"/>
          <w:sz w:val="22"/>
          <w:szCs w:val="22"/>
        </w:rPr>
        <w:t xml:space="preserve"> </w:t>
      </w:r>
      <w:r w:rsidRPr="007A6D06">
        <w:rPr>
          <w:rFonts w:ascii="Franklin Gothic Book" w:hAnsi="Franklin Gothic Book"/>
          <w:sz w:val="22"/>
          <w:szCs w:val="22"/>
        </w:rPr>
        <w:t>ensur</w:t>
      </w:r>
      <w:r w:rsidR="00AE78AF" w:rsidRPr="007A6D06">
        <w:rPr>
          <w:rFonts w:ascii="Franklin Gothic Book" w:hAnsi="Franklin Gothic Book"/>
          <w:sz w:val="22"/>
          <w:szCs w:val="22"/>
        </w:rPr>
        <w:t>e</w:t>
      </w:r>
      <w:r w:rsidRPr="007A6D06">
        <w:rPr>
          <w:rFonts w:ascii="Franklin Gothic Book" w:hAnsi="Franklin Gothic Book"/>
          <w:sz w:val="22"/>
          <w:szCs w:val="22"/>
        </w:rPr>
        <w:t xml:space="preserve"> alignment with </w:t>
      </w:r>
      <w:r w:rsidR="00AE78AF" w:rsidRPr="007A6D06">
        <w:rPr>
          <w:rFonts w:ascii="Franklin Gothic Book" w:hAnsi="Franklin Gothic Book"/>
          <w:sz w:val="22"/>
          <w:szCs w:val="22"/>
        </w:rPr>
        <w:t xml:space="preserve">the phenomena being investigated </w:t>
      </w:r>
      <w:r w:rsidR="007F2C2A" w:rsidRPr="007A6D06">
        <w:rPr>
          <w:rFonts w:ascii="Franklin Gothic Book" w:hAnsi="Franklin Gothic Book"/>
          <w:sz w:val="22"/>
          <w:szCs w:val="22"/>
        </w:rPr>
        <w:t>(</w:t>
      </w:r>
      <w:r w:rsidR="00AE78AF" w:rsidRPr="007A6D06">
        <w:rPr>
          <w:rFonts w:ascii="Franklin Gothic Book" w:hAnsi="Franklin Gothic Book"/>
          <w:sz w:val="22"/>
          <w:szCs w:val="22"/>
        </w:rPr>
        <w:t xml:space="preserve">i.e. </w:t>
      </w:r>
      <w:r w:rsidRPr="007A6D06">
        <w:rPr>
          <w:rFonts w:ascii="Franklin Gothic Book" w:hAnsi="Franklin Gothic Book"/>
          <w:sz w:val="22"/>
          <w:szCs w:val="22"/>
        </w:rPr>
        <w:t>consumer behaviour</w:t>
      </w:r>
      <w:r w:rsidR="007F2C2A" w:rsidRPr="007A6D06">
        <w:rPr>
          <w:rFonts w:ascii="Franklin Gothic Book" w:hAnsi="Franklin Gothic Book"/>
          <w:sz w:val="22"/>
          <w:szCs w:val="22"/>
        </w:rPr>
        <w:t>)</w:t>
      </w:r>
      <w:r w:rsidRPr="007A6D06">
        <w:rPr>
          <w:rFonts w:ascii="Franklin Gothic Book" w:hAnsi="Franklin Gothic Book"/>
          <w:sz w:val="22"/>
          <w:szCs w:val="22"/>
        </w:rPr>
        <w:t>.</w:t>
      </w:r>
      <w:r w:rsidR="008220D3" w:rsidRPr="007A6D06">
        <w:rPr>
          <w:rFonts w:ascii="Franklin Gothic Book" w:hAnsi="Franklin Gothic Book"/>
          <w:sz w:val="22"/>
          <w:szCs w:val="22"/>
        </w:rPr>
        <w:t xml:space="preserve"> To achieve this, a</w:t>
      </w:r>
      <w:r w:rsidR="00CF60A9" w:rsidRPr="007A6D06">
        <w:rPr>
          <w:rFonts w:ascii="Franklin Gothic Book" w:hAnsi="Franklin Gothic Book"/>
          <w:sz w:val="22"/>
          <w:szCs w:val="22"/>
        </w:rPr>
        <w:t xml:space="preserve"> literature review</w:t>
      </w:r>
      <w:r w:rsidR="008220D3" w:rsidRPr="007A6D06">
        <w:rPr>
          <w:rFonts w:ascii="Franklin Gothic Book" w:hAnsi="Franklin Gothic Book"/>
          <w:sz w:val="22"/>
          <w:szCs w:val="22"/>
        </w:rPr>
        <w:t xml:space="preserve"> was conducted</w:t>
      </w:r>
      <w:r w:rsidR="001B6759" w:rsidRPr="007A6D06">
        <w:rPr>
          <w:rFonts w:ascii="Franklin Gothic Book" w:hAnsi="Franklin Gothic Book"/>
          <w:sz w:val="22"/>
          <w:szCs w:val="22"/>
        </w:rPr>
        <w:t>, ensuring</w:t>
      </w:r>
      <w:r w:rsidR="008220D3" w:rsidRPr="007A6D06">
        <w:rPr>
          <w:rFonts w:ascii="Franklin Gothic Book" w:hAnsi="Franklin Gothic Book"/>
          <w:sz w:val="22"/>
          <w:szCs w:val="22"/>
        </w:rPr>
        <w:t xml:space="preserve"> that the domains were grounded in evidence and relevant to the objectives</w:t>
      </w:r>
      <w:r w:rsidR="00E81DED" w:rsidRPr="007A6D06">
        <w:rPr>
          <w:rFonts w:ascii="Franklin Gothic Book" w:hAnsi="Franklin Gothic Book"/>
          <w:sz w:val="22"/>
          <w:szCs w:val="22"/>
        </w:rPr>
        <w:t>.</w:t>
      </w:r>
      <w:r w:rsidR="008220D3" w:rsidRPr="007A6D06">
        <w:rPr>
          <w:rFonts w:ascii="Franklin Gothic Book" w:hAnsi="Franklin Gothic Book"/>
          <w:sz w:val="22"/>
          <w:szCs w:val="22"/>
        </w:rPr>
        <w:t xml:space="preserve"> </w:t>
      </w:r>
      <w:r w:rsidR="00E81DED" w:rsidRPr="007A6D06">
        <w:rPr>
          <w:rFonts w:ascii="Franklin Gothic Book" w:hAnsi="Franklin Gothic Book"/>
          <w:sz w:val="22"/>
          <w:szCs w:val="22"/>
        </w:rPr>
        <w:t>This approach facilitated</w:t>
      </w:r>
      <w:r w:rsidR="00F75B78" w:rsidRPr="007A6D06">
        <w:rPr>
          <w:rFonts w:ascii="Franklin Gothic Book" w:hAnsi="Franklin Gothic Book"/>
          <w:sz w:val="22"/>
          <w:szCs w:val="22"/>
        </w:rPr>
        <w:t xml:space="preserve"> </w:t>
      </w:r>
      <w:r w:rsidR="008220D3" w:rsidRPr="007A6D06">
        <w:rPr>
          <w:rFonts w:ascii="Franklin Gothic Book" w:hAnsi="Franklin Gothic Book"/>
          <w:sz w:val="22"/>
          <w:szCs w:val="22"/>
        </w:rPr>
        <w:t xml:space="preserve">the inclusion of variables most representative of consumer behaviour. </w:t>
      </w:r>
      <w:r w:rsidR="00D4733C" w:rsidRPr="007A6D06">
        <w:rPr>
          <w:rFonts w:ascii="Franklin Gothic Book" w:eastAsia="Leelawadee" w:hAnsi="Franklin Gothic Book" w:cs="Leelawadee"/>
          <w:sz w:val="22"/>
          <w:szCs w:val="22"/>
        </w:rPr>
        <w:t xml:space="preserve">The </w:t>
      </w:r>
      <w:r w:rsidR="008220D3" w:rsidRPr="007A6D06">
        <w:rPr>
          <w:rFonts w:ascii="Franklin Gothic Book" w:eastAsia="Leelawadee" w:hAnsi="Franklin Gothic Book" w:cs="Leelawadee"/>
          <w:sz w:val="22"/>
          <w:szCs w:val="22"/>
        </w:rPr>
        <w:t xml:space="preserve">literature </w:t>
      </w:r>
      <w:r w:rsidR="00D4733C" w:rsidRPr="007A6D06">
        <w:rPr>
          <w:rFonts w:ascii="Franklin Gothic Book" w:eastAsia="Leelawadee" w:hAnsi="Franklin Gothic Book" w:cs="Leelawadee"/>
          <w:sz w:val="22"/>
          <w:szCs w:val="22"/>
        </w:rPr>
        <w:t xml:space="preserve">in </w:t>
      </w:r>
      <w:r w:rsidR="00F56C29" w:rsidRPr="007A6D06">
        <w:rPr>
          <w:rFonts w:ascii="Franklin Gothic Book" w:eastAsia="Leelawadee" w:hAnsi="Franklin Gothic Book" w:cs="Leelawadee"/>
          <w:sz w:val="22"/>
          <w:szCs w:val="22"/>
        </w:rPr>
        <w:t xml:space="preserve">this </w:t>
      </w:r>
      <w:r w:rsidR="00D4733C" w:rsidRPr="007A6D06">
        <w:rPr>
          <w:rFonts w:ascii="Franklin Gothic Book" w:eastAsia="Leelawadee" w:hAnsi="Franklin Gothic Book" w:cs="Leelawadee"/>
          <w:sz w:val="22"/>
          <w:szCs w:val="22"/>
        </w:rPr>
        <w:t xml:space="preserve">review provided </w:t>
      </w:r>
      <w:r w:rsidR="0016090F" w:rsidRPr="007A6D06">
        <w:rPr>
          <w:rFonts w:ascii="Franklin Gothic Book" w:eastAsia="Leelawadee" w:hAnsi="Franklin Gothic Book" w:cs="Leelawadee"/>
          <w:sz w:val="22"/>
          <w:szCs w:val="22"/>
        </w:rPr>
        <w:t>8</w:t>
      </w:r>
      <w:r w:rsidR="00D4733C" w:rsidRPr="007A6D06">
        <w:rPr>
          <w:rFonts w:ascii="Franklin Gothic Book" w:eastAsia="Leelawadee" w:hAnsi="Franklin Gothic Book" w:cs="Leelawadee"/>
          <w:sz w:val="22"/>
          <w:szCs w:val="22"/>
        </w:rPr>
        <w:t xml:space="preserve"> domains for consumer behaviour. This consists of </w:t>
      </w:r>
      <w:r w:rsidR="00D4733C" w:rsidRPr="007A6D06">
        <w:rPr>
          <w:rFonts w:ascii="Franklin Gothic Book" w:eastAsia="Leelawadee" w:hAnsi="Franklin Gothic Book" w:cs="Leelawadee"/>
          <w:i/>
          <w:iCs/>
          <w:sz w:val="22"/>
          <w:szCs w:val="22"/>
        </w:rPr>
        <w:t>Household Composition, Financial, Lifestyle, Mobility, Online Engagement, People, Shopping Behaviour,</w:t>
      </w:r>
      <w:r w:rsidR="00797323" w:rsidRPr="007A6D06">
        <w:rPr>
          <w:rFonts w:ascii="Franklin Gothic Book" w:eastAsia="Leelawadee" w:hAnsi="Franklin Gothic Book" w:cs="Leelawadee"/>
          <w:i/>
          <w:iCs/>
          <w:sz w:val="22"/>
          <w:szCs w:val="22"/>
        </w:rPr>
        <w:t xml:space="preserve"> and</w:t>
      </w:r>
      <w:r w:rsidR="00D4733C" w:rsidRPr="007A6D06">
        <w:rPr>
          <w:rFonts w:ascii="Franklin Gothic Book" w:eastAsia="Leelawadee" w:hAnsi="Franklin Gothic Book" w:cs="Leelawadee"/>
          <w:i/>
          <w:iCs/>
          <w:sz w:val="22"/>
          <w:szCs w:val="22"/>
        </w:rPr>
        <w:t xml:space="preserve"> Socioeconomic St</w:t>
      </w:r>
      <w:r w:rsidR="00797323" w:rsidRPr="007A6D06">
        <w:rPr>
          <w:rFonts w:ascii="Franklin Gothic Book" w:eastAsia="Leelawadee" w:hAnsi="Franklin Gothic Book" w:cs="Leelawadee"/>
          <w:i/>
          <w:iCs/>
          <w:sz w:val="22"/>
          <w:szCs w:val="22"/>
        </w:rPr>
        <w:t>atus</w:t>
      </w:r>
      <w:r w:rsidRPr="007A6D06">
        <w:rPr>
          <w:rFonts w:ascii="Franklin Gothic Book" w:eastAsia="Leelawadee" w:hAnsi="Franklin Gothic Book" w:cs="Leelawadee"/>
          <w:sz w:val="22"/>
          <w:szCs w:val="22"/>
        </w:rPr>
        <w:t>.</w:t>
      </w:r>
    </w:p>
    <w:p w14:paraId="12273311" w14:textId="7AD044D6" w:rsidR="0099776E" w:rsidRPr="007A6D06" w:rsidRDefault="0099776E" w:rsidP="006106DD">
      <w:pPr>
        <w:jc w:val="both"/>
        <w:rPr>
          <w:rFonts w:ascii="Franklin Gothic Book" w:hAnsi="Franklin Gothic Book"/>
          <w:i/>
          <w:sz w:val="22"/>
          <w:szCs w:val="22"/>
        </w:rPr>
      </w:pPr>
      <w:r w:rsidRPr="007A6D06">
        <w:rPr>
          <w:rFonts w:ascii="Franklin Gothic Book" w:eastAsia="Leelawadee" w:hAnsi="Franklin Gothic Book" w:cs="Leelawadee"/>
          <w:i/>
          <w:sz w:val="22"/>
          <w:szCs w:val="22"/>
        </w:rPr>
        <w:t>3.2. Stage 2 –</w:t>
      </w:r>
      <w:r w:rsidR="00CF60A9" w:rsidRPr="007A6D06">
        <w:rPr>
          <w:rFonts w:ascii="Franklin Gothic Book" w:eastAsia="Leelawadee" w:hAnsi="Franklin Gothic Book" w:cs="Leelawadee"/>
          <w:i/>
          <w:sz w:val="22"/>
          <w:szCs w:val="22"/>
        </w:rPr>
        <w:t xml:space="preserve"> </w:t>
      </w:r>
      <w:r w:rsidRPr="007A6D06">
        <w:rPr>
          <w:rFonts w:ascii="Franklin Gothic Book" w:eastAsia="Leelawadee" w:hAnsi="Franklin Gothic Book" w:cs="Leelawadee"/>
          <w:i/>
          <w:sz w:val="22"/>
          <w:szCs w:val="22"/>
        </w:rPr>
        <w:t xml:space="preserve">Variable Selection </w:t>
      </w:r>
    </w:p>
    <w:p w14:paraId="31B31354" w14:textId="16D53B06" w:rsidR="00D4733C" w:rsidRPr="007A6D06" w:rsidRDefault="00E37279" w:rsidP="006106DD">
      <w:pPr>
        <w:jc w:val="both"/>
        <w:rPr>
          <w:rFonts w:ascii="Franklin Gothic Book" w:eastAsia="Leelawadee" w:hAnsi="Franklin Gothic Book" w:cs="Leelawadee"/>
          <w:iCs/>
          <w:sz w:val="20"/>
          <w:szCs w:val="22"/>
        </w:rPr>
      </w:pPr>
      <w:r w:rsidRPr="007A6D06">
        <w:rPr>
          <w:rFonts w:ascii="Franklin Gothic Book" w:eastAsia="Leelawadee" w:hAnsi="Franklin Gothic Book" w:cs="Leelawadee"/>
          <w:iCs/>
          <w:sz w:val="20"/>
          <w:szCs w:val="22"/>
        </w:rPr>
        <w:t xml:space="preserve">3.1.1 </w:t>
      </w:r>
      <w:r w:rsidR="00B233B7" w:rsidRPr="007A6D06">
        <w:rPr>
          <w:rFonts w:ascii="Franklin Gothic Book" w:eastAsia="Leelawadee" w:hAnsi="Franklin Gothic Book" w:cs="Leelawadee"/>
          <w:iCs/>
          <w:sz w:val="20"/>
          <w:szCs w:val="22"/>
        </w:rPr>
        <w:t>D</w:t>
      </w:r>
      <w:r w:rsidR="00D4733C" w:rsidRPr="007A6D06">
        <w:rPr>
          <w:rFonts w:ascii="Franklin Gothic Book" w:eastAsia="Leelawadee" w:hAnsi="Franklin Gothic Book" w:cs="Leelawadee"/>
          <w:iCs/>
          <w:sz w:val="20"/>
          <w:szCs w:val="22"/>
        </w:rPr>
        <w:t>ata</w:t>
      </w:r>
    </w:p>
    <w:p w14:paraId="1F0D36A5" w14:textId="545739B6" w:rsidR="005E11FB" w:rsidRPr="007A6D06" w:rsidRDefault="031E234E" w:rsidP="006106DD">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First the PDV Consumer Lifestyles</w:t>
      </w:r>
      <w:r w:rsidR="00AE743E" w:rsidRPr="007A6D06">
        <w:rPr>
          <w:rFonts w:ascii="Franklin Gothic Book" w:eastAsia="Leelawadee" w:hAnsi="Franklin Gothic Book" w:cs="Leelawadee"/>
          <w:sz w:val="22"/>
          <w:szCs w:val="22"/>
        </w:rPr>
        <w:t xml:space="preserve"> DLG</w:t>
      </w:r>
      <w:r w:rsidRPr="007A6D06">
        <w:rPr>
          <w:rFonts w:ascii="Franklin Gothic Book" w:eastAsia="Leelawadee" w:hAnsi="Franklin Gothic Book" w:cs="Leelawadee"/>
          <w:sz w:val="22"/>
          <w:szCs w:val="22"/>
        </w:rPr>
        <w:t xml:space="preserve"> Dataset</w:t>
      </w:r>
      <w:r w:rsidR="00684D61" w:rsidRPr="007A6D06">
        <w:rPr>
          <w:rFonts w:ascii="Franklin Gothic Book" w:eastAsia="Leelawadee" w:hAnsi="Franklin Gothic Book" w:cs="Leelawadee"/>
          <w:sz w:val="22"/>
          <w:szCs w:val="22"/>
        </w:rPr>
        <w:t xml:space="preserve"> (</w:t>
      </w:r>
      <w:r w:rsidR="00535FAF" w:rsidRPr="007A6D06">
        <w:rPr>
          <w:rFonts w:ascii="Franklin Gothic Book" w:eastAsia="Leelawadee" w:hAnsi="Franklin Gothic Book" w:cs="Leelawadee"/>
          <w:sz w:val="22"/>
          <w:szCs w:val="22"/>
        </w:rPr>
        <w:t>CDRC</w:t>
      </w:r>
      <w:r w:rsidR="00684D61" w:rsidRPr="007A6D06">
        <w:rPr>
          <w:rFonts w:ascii="Franklin Gothic Book" w:eastAsia="Leelawadee" w:hAnsi="Franklin Gothic Book" w:cs="Leelawadee"/>
          <w:sz w:val="22"/>
          <w:szCs w:val="22"/>
        </w:rPr>
        <w:t>, 20</w:t>
      </w:r>
      <w:r w:rsidR="00535FAF" w:rsidRPr="007A6D06">
        <w:rPr>
          <w:rFonts w:ascii="Franklin Gothic Book" w:eastAsia="Leelawadee" w:hAnsi="Franklin Gothic Book" w:cs="Leelawadee"/>
          <w:sz w:val="22"/>
          <w:szCs w:val="22"/>
        </w:rPr>
        <w:t>23</w:t>
      </w:r>
      <w:r w:rsidR="00684D61"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was identified as the </w:t>
      </w:r>
      <w:r w:rsidR="007B60A2" w:rsidRPr="007A6D06">
        <w:rPr>
          <w:rFonts w:ascii="Franklin Gothic Book" w:eastAsia="Leelawadee" w:hAnsi="Franklin Gothic Book" w:cs="Leelawadee"/>
          <w:sz w:val="22"/>
          <w:szCs w:val="22"/>
        </w:rPr>
        <w:t xml:space="preserve">key </w:t>
      </w:r>
      <w:r w:rsidRPr="007A6D06">
        <w:rPr>
          <w:rFonts w:ascii="Franklin Gothic Book" w:eastAsia="Leelawadee" w:hAnsi="Franklin Gothic Book" w:cs="Leelawadee"/>
          <w:sz w:val="22"/>
          <w:szCs w:val="22"/>
        </w:rPr>
        <w:t>source for variables</w:t>
      </w:r>
      <w:r w:rsidR="00514380" w:rsidRPr="007A6D06">
        <w:rPr>
          <w:rFonts w:ascii="Franklin Gothic Book" w:eastAsia="Leelawadee" w:hAnsi="Franklin Gothic Book" w:cs="Leelawadee"/>
          <w:sz w:val="22"/>
          <w:szCs w:val="22"/>
        </w:rPr>
        <w:t xml:space="preserve"> related to the </w:t>
      </w:r>
      <w:r w:rsidR="00A65FD9" w:rsidRPr="007A6D06">
        <w:rPr>
          <w:rFonts w:ascii="Franklin Gothic Book" w:eastAsia="Leelawadee" w:hAnsi="Franklin Gothic Book" w:cs="Leelawadee"/>
          <w:sz w:val="22"/>
          <w:szCs w:val="22"/>
        </w:rPr>
        <w:t>behavioural and socioeconomic domains within the conceptual framework.</w:t>
      </w:r>
      <w:r w:rsidRPr="007A6D06">
        <w:rPr>
          <w:rFonts w:ascii="Franklin Gothic Book" w:eastAsia="Leelawadee" w:hAnsi="Franklin Gothic Book" w:cs="Leelawadee"/>
          <w:sz w:val="22"/>
          <w:szCs w:val="22"/>
        </w:rPr>
        <w:t xml:space="preserve"> Th</w:t>
      </w:r>
      <w:r w:rsidR="007B60A2" w:rsidRPr="007A6D06">
        <w:rPr>
          <w:rFonts w:ascii="Franklin Gothic Book" w:eastAsia="Leelawadee" w:hAnsi="Franklin Gothic Book" w:cs="Leelawadee"/>
          <w:sz w:val="22"/>
          <w:szCs w:val="22"/>
        </w:rPr>
        <w:t>is</w:t>
      </w:r>
      <w:r w:rsidRPr="007A6D06">
        <w:rPr>
          <w:rFonts w:ascii="Franklin Gothic Book" w:eastAsia="Leelawadee" w:hAnsi="Franklin Gothic Book" w:cs="Leelawadee"/>
          <w:sz w:val="22"/>
          <w:szCs w:val="22"/>
        </w:rPr>
        <w:t xml:space="preserve"> dataset consist</w:t>
      </w:r>
      <w:r w:rsidR="00E041BE" w:rsidRPr="007A6D06">
        <w:rPr>
          <w:rFonts w:ascii="Franklin Gothic Book" w:eastAsia="Leelawadee" w:hAnsi="Franklin Gothic Book" w:cs="Leelawadee"/>
          <w:sz w:val="22"/>
          <w:szCs w:val="22"/>
        </w:rPr>
        <w:t>s</w:t>
      </w:r>
      <w:r w:rsidRPr="007A6D06">
        <w:rPr>
          <w:rFonts w:ascii="Franklin Gothic Book" w:eastAsia="Leelawadee" w:hAnsi="Franklin Gothic Book" w:cs="Leelawadee"/>
          <w:sz w:val="22"/>
          <w:szCs w:val="22"/>
        </w:rPr>
        <w:t xml:space="preserve"> of extensive consumer lifestyle surveys</w:t>
      </w:r>
      <w:r w:rsidR="00A65FD9"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with over 1</w:t>
      </w:r>
      <w:r w:rsidR="00AE743E" w:rsidRPr="007A6D06">
        <w:rPr>
          <w:rFonts w:ascii="Franklin Gothic Book" w:eastAsia="Leelawadee" w:hAnsi="Franklin Gothic Book" w:cs="Leelawadee"/>
          <w:sz w:val="22"/>
          <w:szCs w:val="22"/>
        </w:rPr>
        <w:t>5</w:t>
      </w:r>
      <w:r w:rsidRPr="007A6D06">
        <w:rPr>
          <w:rFonts w:ascii="Franklin Gothic Book" w:eastAsia="Leelawadee" w:hAnsi="Franklin Gothic Book" w:cs="Leelawadee"/>
          <w:sz w:val="22"/>
          <w:szCs w:val="22"/>
        </w:rPr>
        <w:t xml:space="preserve"> million records </w:t>
      </w:r>
      <w:r w:rsidR="00AE743E" w:rsidRPr="007A6D06">
        <w:rPr>
          <w:rFonts w:ascii="Franklin Gothic Book" w:eastAsia="Leelawadee" w:hAnsi="Franklin Gothic Book" w:cs="Leelawadee"/>
          <w:sz w:val="22"/>
          <w:szCs w:val="22"/>
        </w:rPr>
        <w:t xml:space="preserve">of individual responses </w:t>
      </w:r>
      <w:r w:rsidRPr="007A6D06">
        <w:rPr>
          <w:rFonts w:ascii="Franklin Gothic Book" w:eastAsia="Leelawadee" w:hAnsi="Franklin Gothic Book" w:cs="Leelawadee"/>
          <w:sz w:val="22"/>
          <w:szCs w:val="22"/>
        </w:rPr>
        <w:t>a</w:t>
      </w:r>
      <w:r w:rsidR="00AE743E" w:rsidRPr="007A6D06">
        <w:rPr>
          <w:rFonts w:ascii="Franklin Gothic Book" w:eastAsia="Leelawadee" w:hAnsi="Franklin Gothic Book" w:cs="Leelawadee"/>
          <w:sz w:val="22"/>
          <w:szCs w:val="22"/>
        </w:rPr>
        <w:t>cross 515 variables</w:t>
      </w:r>
      <w:r w:rsidRPr="007A6D06">
        <w:rPr>
          <w:rFonts w:ascii="Franklin Gothic Book" w:eastAsia="Leelawadee" w:hAnsi="Franklin Gothic Book" w:cs="Leelawadee"/>
          <w:sz w:val="22"/>
          <w:szCs w:val="22"/>
        </w:rPr>
        <w:t xml:space="preserve">. </w:t>
      </w:r>
      <w:r w:rsidR="00CF60A9" w:rsidRPr="007A6D06">
        <w:rPr>
          <w:rFonts w:ascii="Franklin Gothic Book" w:eastAsia="Leelawadee" w:hAnsi="Franklin Gothic Book" w:cs="Leelawadee"/>
          <w:sz w:val="22"/>
          <w:szCs w:val="22"/>
        </w:rPr>
        <w:t xml:space="preserve">Spanning </w:t>
      </w:r>
      <w:r w:rsidR="7F1C4A64" w:rsidRPr="007A6D06">
        <w:rPr>
          <w:rFonts w:ascii="Franklin Gothic Book" w:eastAsia="Leelawadee" w:hAnsi="Franklin Gothic Book" w:cs="Leelawadee"/>
          <w:sz w:val="22"/>
          <w:szCs w:val="22"/>
        </w:rPr>
        <w:t>2001</w:t>
      </w:r>
      <w:r w:rsidR="003D4E9B" w:rsidRPr="007A6D06">
        <w:rPr>
          <w:rFonts w:ascii="Franklin Gothic Book" w:eastAsia="Leelawadee" w:hAnsi="Franklin Gothic Book" w:cs="Leelawadee"/>
          <w:sz w:val="22"/>
          <w:szCs w:val="22"/>
        </w:rPr>
        <w:t>-</w:t>
      </w:r>
      <w:r w:rsidR="7F1C4A64" w:rsidRPr="007A6D06">
        <w:rPr>
          <w:rFonts w:ascii="Franklin Gothic Book" w:eastAsia="Leelawadee" w:hAnsi="Franklin Gothic Book" w:cs="Leelawadee"/>
          <w:sz w:val="22"/>
          <w:szCs w:val="22"/>
        </w:rPr>
        <w:t>2023</w:t>
      </w:r>
      <w:r w:rsidRPr="007A6D06">
        <w:rPr>
          <w:rFonts w:ascii="Franklin Gothic Book" w:eastAsia="Leelawadee" w:hAnsi="Franklin Gothic Book" w:cs="Leelawadee"/>
          <w:sz w:val="22"/>
          <w:szCs w:val="22"/>
        </w:rPr>
        <w:t xml:space="preserve">, </w:t>
      </w:r>
      <w:r w:rsidR="00AE743E" w:rsidRPr="007A6D06">
        <w:rPr>
          <w:rFonts w:ascii="Franklin Gothic Book" w:eastAsia="Leelawadee" w:hAnsi="Franklin Gothic Book" w:cs="Leelawadee"/>
          <w:sz w:val="22"/>
          <w:szCs w:val="22"/>
        </w:rPr>
        <w:t xml:space="preserve">with </w:t>
      </w:r>
      <w:r w:rsidRPr="007A6D06">
        <w:rPr>
          <w:rFonts w:ascii="Franklin Gothic Book" w:eastAsia="Leelawadee" w:hAnsi="Franklin Gothic Book" w:cs="Leelawadee"/>
          <w:sz w:val="22"/>
          <w:szCs w:val="22"/>
        </w:rPr>
        <w:t xml:space="preserve">variables </w:t>
      </w:r>
      <w:r w:rsidR="00CF60A9" w:rsidRPr="007A6D06">
        <w:rPr>
          <w:rFonts w:ascii="Franklin Gothic Book" w:eastAsia="Leelawadee" w:hAnsi="Franklin Gothic Book" w:cs="Leelawadee"/>
          <w:sz w:val="22"/>
          <w:szCs w:val="22"/>
        </w:rPr>
        <w:t xml:space="preserve">are </w:t>
      </w:r>
      <w:r w:rsidR="007B60A2" w:rsidRPr="007A6D06">
        <w:rPr>
          <w:rFonts w:ascii="Franklin Gothic Book" w:eastAsia="Leelawadee" w:hAnsi="Franklin Gothic Book" w:cs="Leelawadee"/>
          <w:sz w:val="22"/>
          <w:szCs w:val="22"/>
        </w:rPr>
        <w:t>related to</w:t>
      </w:r>
      <w:r w:rsidR="7F1C4A64" w:rsidRPr="007A6D06">
        <w:rPr>
          <w:rFonts w:ascii="Franklin Gothic Book" w:eastAsia="Leelawadee" w:hAnsi="Franklin Gothic Book" w:cs="Leelawadee"/>
          <w:sz w:val="22"/>
          <w:szCs w:val="22"/>
        </w:rPr>
        <w:t xml:space="preserve"> shopping behaviour, lifestyle, and financial</w:t>
      </w:r>
      <w:r w:rsidR="007B60A2" w:rsidRPr="007A6D06">
        <w:rPr>
          <w:rFonts w:ascii="Franklin Gothic Book" w:eastAsia="Leelawadee" w:hAnsi="Franklin Gothic Book" w:cs="Leelawadee"/>
          <w:sz w:val="22"/>
          <w:szCs w:val="22"/>
        </w:rPr>
        <w:t xml:space="preserve"> characteristics</w:t>
      </w:r>
      <w:r w:rsidR="7F1C4A64" w:rsidRPr="007A6D06">
        <w:rPr>
          <w:rFonts w:ascii="Franklin Gothic Book" w:eastAsia="Leelawadee" w:hAnsi="Franklin Gothic Book" w:cs="Leelawadee"/>
          <w:sz w:val="22"/>
          <w:szCs w:val="22"/>
        </w:rPr>
        <w:t xml:space="preserve">. </w:t>
      </w:r>
      <w:r w:rsidR="10F92054" w:rsidRPr="007A6D06">
        <w:rPr>
          <w:rFonts w:ascii="Franklin Gothic Book" w:eastAsia="Leelawadee" w:hAnsi="Franklin Gothic Book" w:cs="Leelawadee"/>
          <w:sz w:val="22"/>
          <w:szCs w:val="22"/>
        </w:rPr>
        <w:t>This diversity in variable</w:t>
      </w:r>
      <w:r w:rsidR="00CF60A9" w:rsidRPr="007A6D06">
        <w:rPr>
          <w:rFonts w:ascii="Franklin Gothic Book" w:eastAsia="Leelawadee" w:hAnsi="Franklin Gothic Book" w:cs="Leelawadee"/>
          <w:sz w:val="22"/>
          <w:szCs w:val="22"/>
        </w:rPr>
        <w:t>s</w:t>
      </w:r>
      <w:r w:rsidR="10F92054" w:rsidRPr="007A6D06">
        <w:rPr>
          <w:rFonts w:ascii="Franklin Gothic Book" w:eastAsia="Leelawadee" w:hAnsi="Franklin Gothic Book" w:cs="Leelawadee"/>
          <w:sz w:val="22"/>
          <w:szCs w:val="22"/>
        </w:rPr>
        <w:t xml:space="preserve"> captures multiple aspects of population characteristics and ensures the classification is widely applicable (Gale </w:t>
      </w:r>
      <w:r w:rsidR="009A0E5E" w:rsidRPr="007A6D06">
        <w:rPr>
          <w:rFonts w:ascii="Franklin Gothic Book" w:eastAsia="Leelawadee" w:hAnsi="Franklin Gothic Book" w:cs="Leelawadee"/>
          <w:i/>
          <w:sz w:val="22"/>
          <w:szCs w:val="22"/>
        </w:rPr>
        <w:t>et al.</w:t>
      </w:r>
      <w:r w:rsidR="10F92054" w:rsidRPr="007A6D06">
        <w:rPr>
          <w:rFonts w:ascii="Franklin Gothic Book" w:eastAsia="Leelawadee" w:hAnsi="Franklin Gothic Book" w:cs="Leelawadee"/>
          <w:sz w:val="22"/>
          <w:szCs w:val="22"/>
        </w:rPr>
        <w:t>, 2016).</w:t>
      </w:r>
      <w:r w:rsidR="00EC1640" w:rsidRPr="007A6D06">
        <w:rPr>
          <w:rFonts w:ascii="Franklin Gothic Book" w:eastAsia="Leelawadee" w:hAnsi="Franklin Gothic Book" w:cs="Leelawadee"/>
          <w:sz w:val="22"/>
          <w:szCs w:val="22"/>
        </w:rPr>
        <w:t xml:space="preserve"> </w:t>
      </w:r>
      <w:r w:rsidR="10F92054" w:rsidRPr="007A6D06">
        <w:rPr>
          <w:rFonts w:ascii="Franklin Gothic Book" w:eastAsia="Leelawadee" w:hAnsi="Franklin Gothic Book" w:cs="Leelawadee"/>
          <w:sz w:val="22"/>
          <w:szCs w:val="22"/>
        </w:rPr>
        <w:t xml:space="preserve"> </w:t>
      </w:r>
      <w:r w:rsidR="00EC1640" w:rsidRPr="007A6D06">
        <w:rPr>
          <w:rFonts w:ascii="Franklin Gothic Book" w:eastAsia="Leelawadee" w:hAnsi="Franklin Gothic Book" w:cs="Leelawadee"/>
          <w:sz w:val="22"/>
          <w:szCs w:val="22"/>
        </w:rPr>
        <w:t xml:space="preserve">However, the PDV dataset is </w:t>
      </w:r>
      <w:r w:rsidR="00CF60A9" w:rsidRPr="007A6D06">
        <w:rPr>
          <w:rFonts w:ascii="Franklin Gothic Book" w:eastAsia="Leelawadee" w:hAnsi="Franklin Gothic Book" w:cs="Leelawadee"/>
          <w:sz w:val="22"/>
          <w:szCs w:val="22"/>
        </w:rPr>
        <w:t xml:space="preserve">a </w:t>
      </w:r>
      <w:r w:rsidR="00EC1640" w:rsidRPr="007A6D06">
        <w:rPr>
          <w:rFonts w:ascii="Franklin Gothic Book" w:eastAsia="Leelawadee" w:hAnsi="Franklin Gothic Book" w:cs="Leelawadee"/>
          <w:sz w:val="22"/>
          <w:szCs w:val="22"/>
        </w:rPr>
        <w:t>self-reported survey, which can introduce response bias and its longitudinal nature raises concerns about temporal inconsistency</w:t>
      </w:r>
      <w:r w:rsidR="003B2206" w:rsidRPr="007A6D06">
        <w:rPr>
          <w:rFonts w:ascii="Franklin Gothic Book" w:eastAsia="Leelawadee" w:hAnsi="Franklin Gothic Book" w:cs="Leelawadee"/>
          <w:sz w:val="22"/>
          <w:szCs w:val="22"/>
        </w:rPr>
        <w:t xml:space="preserve">, as </w:t>
      </w:r>
      <w:r w:rsidR="00C42D30" w:rsidRPr="007A6D06">
        <w:rPr>
          <w:rFonts w:ascii="Franklin Gothic Book" w:eastAsia="Leelawadee" w:hAnsi="Franklin Gothic Book" w:cs="Leelawadee"/>
          <w:sz w:val="22"/>
          <w:szCs w:val="22"/>
        </w:rPr>
        <w:t xml:space="preserve">behaviours </w:t>
      </w:r>
      <w:r w:rsidR="003B2206" w:rsidRPr="007A6D06">
        <w:rPr>
          <w:rFonts w:ascii="Franklin Gothic Book" w:eastAsia="Leelawadee" w:hAnsi="Franklin Gothic Book" w:cs="Leelawadee"/>
          <w:sz w:val="22"/>
          <w:szCs w:val="22"/>
        </w:rPr>
        <w:t>may evolve over time</w:t>
      </w:r>
      <w:r w:rsidR="00EC1640" w:rsidRPr="007A6D06">
        <w:rPr>
          <w:rFonts w:ascii="Franklin Gothic Book" w:eastAsia="Leelawadee" w:hAnsi="Franklin Gothic Book" w:cs="Leelawadee"/>
          <w:sz w:val="22"/>
          <w:szCs w:val="22"/>
        </w:rPr>
        <w:t xml:space="preserve">. </w:t>
      </w:r>
    </w:p>
    <w:p w14:paraId="2E793457" w14:textId="06DE1B4E" w:rsidR="00FC3179" w:rsidRPr="007A6D06" w:rsidRDefault="003F572C" w:rsidP="006106DD">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90 variables </w:t>
      </w:r>
      <w:r w:rsidR="002460B9" w:rsidRPr="007A6D06">
        <w:rPr>
          <w:rFonts w:ascii="Franklin Gothic Book" w:eastAsia="Leelawadee" w:hAnsi="Franklin Gothic Book" w:cs="Leelawadee"/>
          <w:sz w:val="22"/>
          <w:szCs w:val="22"/>
        </w:rPr>
        <w:t xml:space="preserve">from the 2021 Census were also </w:t>
      </w:r>
      <w:r w:rsidRPr="007A6D06">
        <w:rPr>
          <w:rFonts w:ascii="Franklin Gothic Book" w:eastAsia="Leelawadee" w:hAnsi="Franklin Gothic Book" w:cs="Leelawadee"/>
          <w:sz w:val="22"/>
          <w:szCs w:val="22"/>
        </w:rPr>
        <w:t xml:space="preserve">considered. </w:t>
      </w:r>
      <w:r w:rsidR="00454528" w:rsidRPr="007A6D06">
        <w:rPr>
          <w:rFonts w:ascii="Franklin Gothic Book" w:eastAsia="Leelawadee" w:hAnsi="Franklin Gothic Book" w:cs="Leelawadee"/>
          <w:sz w:val="22"/>
          <w:szCs w:val="22"/>
        </w:rPr>
        <w:t xml:space="preserve">Data for the accessibility domain was derived from the Great Britain Accessibility Indicators </w:t>
      </w:r>
      <w:r w:rsidR="00F12B8F" w:rsidRPr="007A6D06">
        <w:rPr>
          <w:rFonts w:ascii="Franklin Gothic Book" w:eastAsia="Leelawadee" w:hAnsi="Franklin Gothic Book" w:cs="Leelawadee"/>
          <w:sz w:val="22"/>
          <w:szCs w:val="22"/>
        </w:rPr>
        <w:t>(</w:t>
      </w:r>
      <w:r w:rsidR="00535FAF" w:rsidRPr="007A6D06">
        <w:rPr>
          <w:rFonts w:ascii="Franklin Gothic Book" w:eastAsia="Leelawadee" w:hAnsi="Franklin Gothic Book" w:cs="Leelawadee"/>
          <w:sz w:val="22"/>
          <w:szCs w:val="22"/>
        </w:rPr>
        <w:t>UBDC, 2023</w:t>
      </w:r>
      <w:r w:rsidR="00F12B8F" w:rsidRPr="007A6D06">
        <w:rPr>
          <w:rFonts w:ascii="Franklin Gothic Book" w:eastAsia="Leelawadee" w:hAnsi="Franklin Gothic Book" w:cs="Leelawadee"/>
          <w:sz w:val="22"/>
          <w:szCs w:val="22"/>
        </w:rPr>
        <w:t>)</w:t>
      </w:r>
      <w:r w:rsidR="004D75D7" w:rsidRPr="007A6D06">
        <w:rPr>
          <w:rFonts w:ascii="Franklin Gothic Book" w:eastAsia="Leelawadee" w:hAnsi="Franklin Gothic Book" w:cs="Leelawadee"/>
          <w:sz w:val="22"/>
          <w:szCs w:val="22"/>
        </w:rPr>
        <w:t xml:space="preserve"> </w:t>
      </w:r>
      <w:r w:rsidR="00454528" w:rsidRPr="007A6D06">
        <w:rPr>
          <w:rFonts w:ascii="Franklin Gothic Book" w:eastAsia="Leelawadee" w:hAnsi="Franklin Gothic Book" w:cs="Leelawadee"/>
          <w:sz w:val="22"/>
          <w:szCs w:val="22"/>
        </w:rPr>
        <w:t>dataset, which provides distances from LSOA centroids to urban centres and supermarkets. Furthermore, the Rural Urban Classifications (RUC)</w:t>
      </w:r>
      <w:r w:rsidR="006F63EB" w:rsidRPr="007A6D06">
        <w:rPr>
          <w:rFonts w:ascii="Franklin Gothic Book" w:eastAsia="Leelawadee" w:hAnsi="Franklin Gothic Book" w:cs="Leelawadee"/>
          <w:sz w:val="22"/>
          <w:szCs w:val="22"/>
        </w:rPr>
        <w:t xml:space="preserve"> (ONS, 2011)</w:t>
      </w:r>
      <w:r w:rsidR="00454528" w:rsidRPr="007A6D06">
        <w:rPr>
          <w:rFonts w:ascii="Franklin Gothic Book" w:eastAsia="Leelawadee" w:hAnsi="Franklin Gothic Book" w:cs="Leelawadee"/>
          <w:sz w:val="22"/>
          <w:szCs w:val="22"/>
        </w:rPr>
        <w:t xml:space="preserve"> were then applied to categori</w:t>
      </w:r>
      <w:r w:rsidR="00705644" w:rsidRPr="007A6D06">
        <w:rPr>
          <w:rFonts w:ascii="Franklin Gothic Book" w:eastAsia="Leelawadee" w:hAnsi="Franklin Gothic Book" w:cs="Leelawadee"/>
          <w:sz w:val="22"/>
          <w:szCs w:val="22"/>
        </w:rPr>
        <w:t>s</w:t>
      </w:r>
      <w:r w:rsidR="00454528" w:rsidRPr="007A6D06">
        <w:rPr>
          <w:rFonts w:ascii="Franklin Gothic Book" w:eastAsia="Leelawadee" w:hAnsi="Franklin Gothic Book" w:cs="Leelawadee"/>
          <w:sz w:val="22"/>
          <w:szCs w:val="22"/>
        </w:rPr>
        <w:t>e LSOAs by their level of urbanity.</w:t>
      </w:r>
      <w:r w:rsidR="00454528" w:rsidRPr="007A6D06" w:rsidDel="003F572C">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For the online engagement domain, the </w:t>
      </w:r>
      <w:proofErr w:type="gramStart"/>
      <w:r w:rsidRPr="007A6D06">
        <w:rPr>
          <w:rFonts w:ascii="Franklin Gothic Book" w:eastAsia="Leelawadee" w:hAnsi="Franklin Gothic Book" w:cs="Leelawadee"/>
          <w:sz w:val="22"/>
          <w:szCs w:val="22"/>
        </w:rPr>
        <w:t>IUC</w:t>
      </w:r>
      <w:r w:rsidR="004D75D7"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 was</w:t>
      </w:r>
      <w:proofErr w:type="gramEnd"/>
      <w:r w:rsidRPr="007A6D06">
        <w:rPr>
          <w:rFonts w:ascii="Franklin Gothic Book" w:eastAsia="Leelawadee" w:hAnsi="Franklin Gothic Book" w:cs="Leelawadee"/>
          <w:sz w:val="22"/>
          <w:szCs w:val="22"/>
        </w:rPr>
        <w:t xml:space="preserve"> employed </w:t>
      </w:r>
      <w:r w:rsidR="00E317B7" w:rsidRPr="007A6D06">
        <w:rPr>
          <w:rFonts w:ascii="Franklin Gothic Book" w:eastAsia="Leelawadee" w:hAnsi="Franklin Gothic Book" w:cs="Leelawadee"/>
          <w:sz w:val="22"/>
          <w:szCs w:val="22"/>
        </w:rPr>
        <w:t xml:space="preserve">(Singleton </w:t>
      </w:r>
      <w:r w:rsidR="00E317B7" w:rsidRPr="007A6D06">
        <w:rPr>
          <w:rFonts w:ascii="Franklin Gothic Book" w:eastAsia="Leelawadee" w:hAnsi="Franklin Gothic Book" w:cs="Leelawadee"/>
          <w:i/>
          <w:sz w:val="22"/>
          <w:szCs w:val="22"/>
        </w:rPr>
        <w:t>et al.</w:t>
      </w:r>
      <w:r w:rsidR="00E317B7" w:rsidRPr="007A6D06">
        <w:rPr>
          <w:rFonts w:ascii="Franklin Gothic Book" w:eastAsia="Leelawadee" w:hAnsi="Franklin Gothic Book" w:cs="Leelawadee"/>
          <w:sz w:val="22"/>
          <w:szCs w:val="22"/>
        </w:rPr>
        <w:t>, 2020)</w:t>
      </w:r>
      <w:r w:rsidRPr="007A6D06">
        <w:rPr>
          <w:rFonts w:ascii="Franklin Gothic Book" w:eastAsia="Leelawadee" w:hAnsi="Franklin Gothic Book" w:cs="Leelawadee"/>
          <w:sz w:val="22"/>
          <w:szCs w:val="22"/>
        </w:rPr>
        <w:t>.</w:t>
      </w:r>
    </w:p>
    <w:p w14:paraId="207BBCF7" w14:textId="0D461FA9" w:rsidR="003F572C" w:rsidRPr="007A6D06" w:rsidRDefault="00FC3179" w:rsidP="006106DD">
      <w:pPr>
        <w:jc w:val="both"/>
        <w:rPr>
          <w:rFonts w:ascii="Franklin Gothic Book" w:eastAsia="Leelawadee" w:hAnsi="Franklin Gothic Book" w:cs="Leelawadee"/>
          <w:sz w:val="20"/>
          <w:szCs w:val="22"/>
        </w:rPr>
      </w:pPr>
      <w:r w:rsidRPr="007A6D06">
        <w:rPr>
          <w:rFonts w:ascii="Franklin Gothic Book" w:eastAsia="Leelawadee" w:hAnsi="Franklin Gothic Book" w:cs="Leelawadee"/>
          <w:sz w:val="20"/>
          <w:szCs w:val="22"/>
        </w:rPr>
        <w:t xml:space="preserve">3.1.2 </w:t>
      </w:r>
      <w:r w:rsidR="00F572B3" w:rsidRPr="007A6D06">
        <w:rPr>
          <w:rFonts w:ascii="Franklin Gothic Book" w:eastAsia="Leelawadee" w:hAnsi="Franklin Gothic Book" w:cs="Leelawadee"/>
          <w:sz w:val="20"/>
          <w:szCs w:val="22"/>
        </w:rPr>
        <w:t>Spatial Units</w:t>
      </w:r>
    </w:p>
    <w:p w14:paraId="16687E4D" w14:textId="56CACA5C" w:rsidR="00D4733C" w:rsidRPr="007A6D06" w:rsidRDefault="00A16B78" w:rsidP="006106DD">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T</w:t>
      </w:r>
      <w:r w:rsidR="031E234E" w:rsidRPr="007A6D06">
        <w:rPr>
          <w:rFonts w:ascii="Franklin Gothic Book" w:eastAsia="Leelawadee" w:hAnsi="Franklin Gothic Book" w:cs="Leelawadee"/>
          <w:sz w:val="22"/>
          <w:szCs w:val="22"/>
        </w:rPr>
        <w:t>he L</w:t>
      </w:r>
      <w:r w:rsidR="000C5B03" w:rsidRPr="007A6D06">
        <w:rPr>
          <w:rFonts w:ascii="Franklin Gothic Book" w:eastAsia="Leelawadee" w:hAnsi="Franklin Gothic Book" w:cs="Leelawadee"/>
          <w:sz w:val="22"/>
          <w:szCs w:val="22"/>
        </w:rPr>
        <w:t>SOA</w:t>
      </w:r>
      <w:r w:rsidR="031E234E" w:rsidRPr="007A6D06">
        <w:rPr>
          <w:rFonts w:ascii="Franklin Gothic Book" w:eastAsia="Leelawadee" w:hAnsi="Franklin Gothic Book" w:cs="Leelawadee"/>
          <w:sz w:val="22"/>
          <w:szCs w:val="22"/>
        </w:rPr>
        <w:t xml:space="preserve"> level was</w:t>
      </w:r>
      <w:r w:rsidR="00EB7EAD" w:rsidRPr="007A6D06">
        <w:rPr>
          <w:rFonts w:ascii="Franklin Gothic Book" w:eastAsia="Leelawadee" w:hAnsi="Franklin Gothic Book" w:cs="Leelawadee"/>
          <w:sz w:val="22"/>
          <w:szCs w:val="22"/>
        </w:rPr>
        <w:t xml:space="preserve"> selected</w:t>
      </w:r>
      <w:r w:rsidR="031E234E" w:rsidRPr="007A6D06">
        <w:rPr>
          <w:rFonts w:ascii="Franklin Gothic Book" w:eastAsia="Leelawadee" w:hAnsi="Franklin Gothic Book" w:cs="Leelawadee"/>
          <w:sz w:val="22"/>
          <w:szCs w:val="22"/>
        </w:rPr>
        <w:t xml:space="preserve"> as the geographic unit for the classifications</w:t>
      </w:r>
      <w:r w:rsidR="10F92054" w:rsidRPr="007A6D06">
        <w:rPr>
          <w:rFonts w:ascii="Franklin Gothic Book" w:eastAsia="Leelawadee" w:hAnsi="Franklin Gothic Book" w:cs="Leelawadee"/>
          <w:sz w:val="22"/>
          <w:szCs w:val="22"/>
        </w:rPr>
        <w:t>. LSOAs are small, standardised geographic units in the UK designed with consistent population sizes, ranging from 1,000</w:t>
      </w:r>
      <w:r w:rsidR="00820C94" w:rsidRPr="007A6D06">
        <w:rPr>
          <w:rFonts w:ascii="Franklin Gothic Book" w:eastAsia="Leelawadee" w:hAnsi="Franklin Gothic Book" w:cs="Leelawadee"/>
          <w:sz w:val="22"/>
          <w:szCs w:val="22"/>
        </w:rPr>
        <w:t>-</w:t>
      </w:r>
      <w:r w:rsidR="10F92054" w:rsidRPr="007A6D06">
        <w:rPr>
          <w:rFonts w:ascii="Franklin Gothic Book" w:eastAsia="Leelawadee" w:hAnsi="Franklin Gothic Book" w:cs="Leelawadee"/>
          <w:sz w:val="22"/>
          <w:szCs w:val="22"/>
        </w:rPr>
        <w:t>3,000 residents.</w:t>
      </w:r>
      <w:r w:rsidR="00F05D05"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They </w:t>
      </w:r>
      <w:r w:rsidR="008E4E79" w:rsidRPr="007A6D06">
        <w:rPr>
          <w:rFonts w:ascii="Franklin Gothic Book" w:eastAsia="Leelawadee" w:hAnsi="Franklin Gothic Book" w:cs="Leelawadee"/>
          <w:sz w:val="22"/>
          <w:szCs w:val="22"/>
        </w:rPr>
        <w:t>are</w:t>
      </w:r>
      <w:r w:rsidR="00F05D05" w:rsidRPr="007A6D06">
        <w:rPr>
          <w:rFonts w:ascii="Franklin Gothic Book" w:eastAsia="Leelawadee" w:hAnsi="Franklin Gothic Book" w:cs="Leelawadee"/>
          <w:sz w:val="22"/>
          <w:szCs w:val="22"/>
        </w:rPr>
        <w:t xml:space="preserve"> widely </w:t>
      </w:r>
      <w:r w:rsidRPr="007A6D06">
        <w:rPr>
          <w:rFonts w:ascii="Franklin Gothic Book" w:eastAsia="Leelawadee" w:hAnsi="Franklin Gothic Book" w:cs="Leelawadee"/>
          <w:sz w:val="22"/>
          <w:szCs w:val="22"/>
        </w:rPr>
        <w:t xml:space="preserve">used </w:t>
      </w:r>
      <w:r w:rsidR="00F05D05" w:rsidRPr="007A6D06">
        <w:rPr>
          <w:rFonts w:ascii="Franklin Gothic Book" w:eastAsia="Leelawadee" w:hAnsi="Franklin Gothic Book" w:cs="Leelawadee"/>
          <w:sz w:val="22"/>
          <w:szCs w:val="22"/>
        </w:rPr>
        <w:t>in established classifications</w:t>
      </w:r>
      <w:r w:rsidR="008E4E79" w:rsidRPr="007A6D06">
        <w:rPr>
          <w:rFonts w:ascii="Franklin Gothic Book" w:eastAsia="Leelawadee" w:hAnsi="Franklin Gothic Book" w:cs="Leelawadee"/>
          <w:sz w:val="22"/>
          <w:szCs w:val="22"/>
        </w:rPr>
        <w:t>,</w:t>
      </w:r>
      <w:r w:rsidR="00F05D05" w:rsidRPr="007A6D06">
        <w:rPr>
          <w:rFonts w:ascii="Franklin Gothic Book" w:eastAsia="Leelawadee" w:hAnsi="Franklin Gothic Book" w:cs="Leelawadee"/>
          <w:sz w:val="22"/>
          <w:szCs w:val="22"/>
        </w:rPr>
        <w:t xml:space="preserve"> </w:t>
      </w:r>
      <w:r w:rsidR="10F92054" w:rsidRPr="007A6D06">
        <w:rPr>
          <w:rFonts w:ascii="Franklin Gothic Book" w:eastAsia="Leelawadee" w:hAnsi="Franklin Gothic Book" w:cs="Leelawadee"/>
          <w:sz w:val="22"/>
          <w:szCs w:val="22"/>
        </w:rPr>
        <w:t>provid</w:t>
      </w:r>
      <w:r w:rsidR="008E4E79" w:rsidRPr="007A6D06">
        <w:rPr>
          <w:rFonts w:ascii="Franklin Gothic Book" w:eastAsia="Leelawadee" w:hAnsi="Franklin Gothic Book" w:cs="Leelawadee"/>
          <w:sz w:val="22"/>
          <w:szCs w:val="22"/>
        </w:rPr>
        <w:t>ing</w:t>
      </w:r>
      <w:r w:rsidR="10F92054" w:rsidRPr="007A6D06">
        <w:rPr>
          <w:rFonts w:ascii="Franklin Gothic Book" w:eastAsia="Leelawadee" w:hAnsi="Franklin Gothic Book" w:cs="Leelawadee"/>
          <w:sz w:val="22"/>
          <w:szCs w:val="22"/>
        </w:rPr>
        <w:t xml:space="preserve"> a granular level of detail</w:t>
      </w:r>
      <w:r w:rsidR="008E4E79" w:rsidRPr="007A6D06">
        <w:rPr>
          <w:rFonts w:ascii="Franklin Gothic Book" w:eastAsia="Leelawadee" w:hAnsi="Franklin Gothic Book" w:cs="Leelawadee"/>
          <w:sz w:val="22"/>
          <w:szCs w:val="22"/>
        </w:rPr>
        <w:t xml:space="preserve"> for</w:t>
      </w:r>
      <w:r w:rsidR="10F92054" w:rsidRPr="007A6D06">
        <w:rPr>
          <w:rFonts w:ascii="Franklin Gothic Book" w:eastAsia="Leelawadee" w:hAnsi="Franklin Gothic Book" w:cs="Leelawadee"/>
          <w:sz w:val="22"/>
          <w:szCs w:val="22"/>
        </w:rPr>
        <w:t xml:space="preserve"> robust and</w:t>
      </w:r>
      <w:r w:rsidR="008E4E79" w:rsidRPr="007A6D06">
        <w:rPr>
          <w:rFonts w:ascii="Franklin Gothic Book" w:eastAsia="Leelawadee" w:hAnsi="Franklin Gothic Book" w:cs="Leelawadee"/>
          <w:sz w:val="22"/>
          <w:szCs w:val="22"/>
        </w:rPr>
        <w:t xml:space="preserve"> comprehensive </w:t>
      </w:r>
      <w:r w:rsidR="10F92054" w:rsidRPr="007A6D06">
        <w:rPr>
          <w:rFonts w:ascii="Franklin Gothic Book" w:eastAsia="Leelawadee" w:hAnsi="Franklin Gothic Book" w:cs="Leelawadee"/>
          <w:sz w:val="22"/>
          <w:szCs w:val="22"/>
        </w:rPr>
        <w:t>spatial analysis</w:t>
      </w:r>
      <w:r w:rsidR="031E234E" w:rsidRPr="007A6D06">
        <w:rPr>
          <w:rFonts w:ascii="Franklin Gothic Book" w:eastAsia="Leelawadee" w:hAnsi="Franklin Gothic Book" w:cs="Leelawadee"/>
          <w:sz w:val="22"/>
          <w:szCs w:val="22"/>
        </w:rPr>
        <w:t xml:space="preserve"> (Singleton </w:t>
      </w:r>
      <w:r w:rsidR="009A0E5E" w:rsidRPr="007A6D06">
        <w:rPr>
          <w:rFonts w:ascii="Franklin Gothic Book" w:eastAsia="Leelawadee" w:hAnsi="Franklin Gothic Book" w:cs="Leelawadee"/>
          <w:i/>
          <w:sz w:val="22"/>
          <w:szCs w:val="22"/>
        </w:rPr>
        <w:t>et al.</w:t>
      </w:r>
      <w:r w:rsidR="031E234E" w:rsidRPr="007A6D06">
        <w:rPr>
          <w:rFonts w:ascii="Franklin Gothic Book" w:eastAsia="Leelawadee" w:hAnsi="Franklin Gothic Book" w:cs="Leelawadee"/>
          <w:sz w:val="22"/>
          <w:szCs w:val="22"/>
        </w:rPr>
        <w:t>, 2020; Yang</w:t>
      </w:r>
      <w:r w:rsidR="17BDBBBF" w:rsidRPr="007A6D06">
        <w:rPr>
          <w:rFonts w:ascii="Franklin Gothic Book" w:eastAsia="Leelawadee" w:hAnsi="Franklin Gothic Book" w:cs="Leelawadee"/>
          <w:sz w:val="22"/>
          <w:szCs w:val="22"/>
        </w:rPr>
        <w:t xml:space="preserve"> </w:t>
      </w:r>
      <w:r w:rsidR="009A0E5E" w:rsidRPr="007A6D06">
        <w:rPr>
          <w:rFonts w:ascii="Franklin Gothic Book" w:eastAsia="Leelawadee" w:hAnsi="Franklin Gothic Book" w:cs="Leelawadee"/>
          <w:i/>
          <w:sz w:val="22"/>
          <w:szCs w:val="22"/>
        </w:rPr>
        <w:t>et al.</w:t>
      </w:r>
      <w:r w:rsidR="031E234E" w:rsidRPr="007A6D06">
        <w:rPr>
          <w:rFonts w:ascii="Franklin Gothic Book" w:eastAsia="Leelawadee" w:hAnsi="Franklin Gothic Book" w:cs="Leelawadee"/>
          <w:sz w:val="22"/>
          <w:szCs w:val="22"/>
        </w:rPr>
        <w:t>, 202</w:t>
      </w:r>
      <w:r w:rsidR="17BDBBBF" w:rsidRPr="007A6D06">
        <w:rPr>
          <w:rFonts w:ascii="Franklin Gothic Book" w:eastAsia="Leelawadee" w:hAnsi="Franklin Gothic Book" w:cs="Leelawadee"/>
          <w:sz w:val="22"/>
          <w:szCs w:val="22"/>
        </w:rPr>
        <w:t>3</w:t>
      </w:r>
      <w:r w:rsidR="031E234E" w:rsidRPr="007A6D06">
        <w:rPr>
          <w:rFonts w:ascii="Franklin Gothic Book" w:eastAsia="Leelawadee" w:hAnsi="Franklin Gothic Book" w:cs="Leelawadee"/>
          <w:sz w:val="22"/>
          <w:szCs w:val="22"/>
        </w:rPr>
        <w:t>)</w:t>
      </w:r>
      <w:r w:rsidR="00447D97" w:rsidRPr="007A6D06">
        <w:rPr>
          <w:rFonts w:ascii="Franklin Gothic Book" w:eastAsia="Leelawadee" w:hAnsi="Franklin Gothic Book" w:cs="Leelawadee"/>
          <w:sz w:val="22"/>
          <w:szCs w:val="22"/>
        </w:rPr>
        <w:t xml:space="preserve"> and </w:t>
      </w:r>
      <w:r w:rsidR="008E4E79" w:rsidRPr="007A6D06">
        <w:rPr>
          <w:rFonts w:ascii="Franklin Gothic Book" w:eastAsia="Leelawadee" w:hAnsi="Franklin Gothic Book" w:cs="Leelawadee"/>
          <w:sz w:val="22"/>
          <w:szCs w:val="22"/>
        </w:rPr>
        <w:t>are favoured by policymakers for their balance between capturing local variations and ensuring reliable statistical estimation</w:t>
      </w:r>
      <w:r w:rsidR="00820C94" w:rsidRPr="007A6D06">
        <w:rPr>
          <w:rFonts w:ascii="Franklin Gothic Book" w:eastAsia="Leelawadee" w:hAnsi="Franklin Gothic Book" w:cs="Leelawadee"/>
          <w:sz w:val="22"/>
          <w:szCs w:val="22"/>
        </w:rPr>
        <w:t xml:space="preserve"> </w:t>
      </w:r>
      <w:r w:rsidR="008E4E79" w:rsidRPr="007A6D06">
        <w:rPr>
          <w:rFonts w:ascii="Franklin Gothic Book" w:eastAsia="Leelawadee" w:hAnsi="Franklin Gothic Book" w:cs="Leelawadee"/>
          <w:sz w:val="22"/>
          <w:szCs w:val="22"/>
        </w:rPr>
        <w:t xml:space="preserve">(Green </w:t>
      </w:r>
      <w:r w:rsidR="009A0E5E" w:rsidRPr="007A6D06">
        <w:rPr>
          <w:rFonts w:ascii="Franklin Gothic Book" w:eastAsia="Leelawadee" w:hAnsi="Franklin Gothic Book" w:cs="Leelawadee"/>
          <w:i/>
          <w:sz w:val="22"/>
          <w:szCs w:val="22"/>
        </w:rPr>
        <w:t>et al.</w:t>
      </w:r>
      <w:r w:rsidR="008E4E79" w:rsidRPr="007A6D06">
        <w:rPr>
          <w:rFonts w:ascii="Franklin Gothic Book" w:eastAsia="Leelawadee" w:hAnsi="Franklin Gothic Book" w:cs="Leelawadee"/>
          <w:sz w:val="22"/>
          <w:szCs w:val="22"/>
        </w:rPr>
        <w:t xml:space="preserve">, 2018). </w:t>
      </w:r>
      <w:r w:rsidR="00706B9A" w:rsidRPr="007A6D06">
        <w:rPr>
          <w:rFonts w:ascii="Franklin Gothic Book" w:eastAsia="Leelawadee" w:hAnsi="Franklin Gothic Book" w:cs="Leelawadee"/>
          <w:sz w:val="22"/>
          <w:szCs w:val="22"/>
        </w:rPr>
        <w:t xml:space="preserve">The PDV and </w:t>
      </w:r>
      <w:r w:rsidR="00A81C8A" w:rsidRPr="007A6D06">
        <w:rPr>
          <w:rFonts w:ascii="Franklin Gothic Book" w:eastAsia="Leelawadee" w:hAnsi="Franklin Gothic Book" w:cs="Leelawadee"/>
          <w:sz w:val="22"/>
          <w:szCs w:val="22"/>
        </w:rPr>
        <w:t>UK C</w:t>
      </w:r>
      <w:r w:rsidR="00DA6E81" w:rsidRPr="007A6D06">
        <w:rPr>
          <w:rFonts w:ascii="Franklin Gothic Book" w:eastAsia="Leelawadee" w:hAnsi="Franklin Gothic Book" w:cs="Leelawadee"/>
          <w:sz w:val="22"/>
          <w:szCs w:val="22"/>
        </w:rPr>
        <w:t xml:space="preserve">ensus </w:t>
      </w:r>
      <w:r w:rsidR="00706B9A" w:rsidRPr="007A6D06">
        <w:rPr>
          <w:rFonts w:ascii="Franklin Gothic Book" w:eastAsia="Leelawadee" w:hAnsi="Franklin Gothic Book" w:cs="Leelawadee"/>
          <w:sz w:val="22"/>
          <w:szCs w:val="22"/>
        </w:rPr>
        <w:t>utilise 2021 Census LSOA boundaries, while the RUC, IUC, and GBI</w:t>
      </w:r>
      <w:r w:rsidR="00DA6E81" w:rsidRPr="007A6D06">
        <w:rPr>
          <w:rFonts w:ascii="Franklin Gothic Book" w:eastAsia="Leelawadee" w:hAnsi="Franklin Gothic Book" w:cs="Leelawadee"/>
          <w:sz w:val="22"/>
          <w:szCs w:val="22"/>
        </w:rPr>
        <w:t xml:space="preserve"> use the</w:t>
      </w:r>
      <w:r w:rsidR="00706B9A" w:rsidRPr="007A6D06">
        <w:rPr>
          <w:rFonts w:ascii="Franklin Gothic Book" w:eastAsia="Leelawadee" w:hAnsi="Franklin Gothic Book" w:cs="Leelawadee"/>
          <w:sz w:val="22"/>
          <w:szCs w:val="22"/>
        </w:rPr>
        <w:t xml:space="preserve"> 2011 LSOA </w:t>
      </w:r>
      <w:r w:rsidR="00DA6E81" w:rsidRPr="007A6D06">
        <w:rPr>
          <w:rFonts w:ascii="Franklin Gothic Book" w:eastAsia="Leelawadee" w:hAnsi="Franklin Gothic Book" w:cs="Leelawadee"/>
          <w:sz w:val="22"/>
          <w:szCs w:val="22"/>
        </w:rPr>
        <w:t xml:space="preserve">census </w:t>
      </w:r>
      <w:r w:rsidR="00706B9A" w:rsidRPr="007A6D06">
        <w:rPr>
          <w:rFonts w:ascii="Franklin Gothic Book" w:eastAsia="Leelawadee" w:hAnsi="Franklin Gothic Book" w:cs="Leelawadee"/>
          <w:sz w:val="22"/>
          <w:szCs w:val="22"/>
        </w:rPr>
        <w:t>boundaries,</w:t>
      </w:r>
      <w:r w:rsidR="00706B9A" w:rsidRPr="007A6D06">
        <w:rPr>
          <w:rFonts w:ascii="Franklin Gothic Book" w:hAnsi="Franklin Gothic Book"/>
          <w:sz w:val="22"/>
          <w:szCs w:val="22"/>
        </w:rPr>
        <w:t xml:space="preserve"> </w:t>
      </w:r>
      <w:r w:rsidR="00706B9A" w:rsidRPr="007A6D06">
        <w:rPr>
          <w:rFonts w:ascii="Franklin Gothic Book" w:eastAsia="Leelawadee" w:hAnsi="Franklin Gothic Book" w:cs="Leelawadee"/>
          <w:sz w:val="22"/>
          <w:szCs w:val="22"/>
        </w:rPr>
        <w:t xml:space="preserve">requiring harmonisation to ensure a comparable number of LSOAs in the database for classification. </w:t>
      </w:r>
      <w:r w:rsidR="00BE746E" w:rsidRPr="007A6D06">
        <w:rPr>
          <w:rFonts w:ascii="Franklin Gothic Book" w:eastAsia="Leelawadee" w:hAnsi="Franklin Gothic Book" w:cs="Leelawadee"/>
          <w:sz w:val="22"/>
          <w:szCs w:val="22"/>
        </w:rPr>
        <w:t>Updates to LSOA boundaries between the 2011 and 2021 censuses accounted for population changes, increasing the total number from 34,753 to 35,799.</w:t>
      </w:r>
      <w:r w:rsidR="00392287" w:rsidRPr="007A6D06">
        <w:rPr>
          <w:rFonts w:ascii="Franklin Gothic Book" w:eastAsia="Leelawadee" w:hAnsi="Franklin Gothic Book" w:cs="Leelawadee"/>
          <w:sz w:val="22"/>
          <w:szCs w:val="22"/>
        </w:rPr>
        <w:t xml:space="preserve"> </w:t>
      </w:r>
      <w:r w:rsidR="00706B9A" w:rsidRPr="007A6D06">
        <w:rPr>
          <w:rFonts w:ascii="Franklin Gothic Book" w:eastAsia="Leelawadee" w:hAnsi="Franklin Gothic Book" w:cs="Leelawadee"/>
          <w:sz w:val="22"/>
          <w:szCs w:val="22"/>
        </w:rPr>
        <w:t xml:space="preserve">To harmonise the LSOAs, the methodology outlined by Harris (2022) was used, aggregating or merging neighbouring LSOAs based on </w:t>
      </w:r>
      <w:r w:rsidR="00BE746E" w:rsidRPr="007A6D06">
        <w:rPr>
          <w:rFonts w:ascii="Franklin Gothic Book" w:eastAsia="Leelawadee" w:hAnsi="Franklin Gothic Book" w:cs="Leelawadee"/>
          <w:sz w:val="22"/>
          <w:szCs w:val="22"/>
        </w:rPr>
        <w:t xml:space="preserve">boundary </w:t>
      </w:r>
      <w:r w:rsidR="00706B9A" w:rsidRPr="007A6D06">
        <w:rPr>
          <w:rFonts w:ascii="Franklin Gothic Book" w:eastAsia="Leelawadee" w:hAnsi="Franklin Gothic Book" w:cs="Leelawadee"/>
          <w:sz w:val="22"/>
          <w:szCs w:val="22"/>
        </w:rPr>
        <w:t xml:space="preserve">changes. This process ensured consistent spatial units for comparative </w:t>
      </w:r>
      <w:r w:rsidR="00706B9A" w:rsidRPr="007A6D06">
        <w:rPr>
          <w:rFonts w:ascii="Franklin Gothic Book" w:eastAsia="Leelawadee" w:hAnsi="Franklin Gothic Book" w:cs="Leelawadee"/>
          <w:sz w:val="22"/>
          <w:szCs w:val="22"/>
        </w:rPr>
        <w:lastRenderedPageBreak/>
        <w:t>analysis through joins, clustering, and centroid-based proximity matching</w:t>
      </w:r>
      <w:r w:rsidR="00F66BE0" w:rsidRPr="007A6D06">
        <w:rPr>
          <w:rFonts w:ascii="Franklin Gothic Book" w:eastAsia="Leelawadee" w:hAnsi="Franklin Gothic Book" w:cs="Leelawadee"/>
          <w:sz w:val="22"/>
          <w:szCs w:val="22"/>
        </w:rPr>
        <w:t>,</w:t>
      </w:r>
      <w:r w:rsidR="00706B9A" w:rsidRPr="007A6D06">
        <w:rPr>
          <w:rFonts w:ascii="Franklin Gothic Book" w:eastAsia="Leelawadee" w:hAnsi="Franklin Gothic Book" w:cs="Leelawadee"/>
          <w:sz w:val="22"/>
          <w:szCs w:val="22"/>
        </w:rPr>
        <w:t xml:space="preserve"> aligning 35,798 boundaries</w:t>
      </w:r>
      <w:r w:rsidR="002460B9" w:rsidRPr="007A6D06">
        <w:rPr>
          <w:rFonts w:ascii="Franklin Gothic Book" w:eastAsia="Leelawadee" w:hAnsi="Franklin Gothic Book" w:cs="Leelawadee"/>
          <w:sz w:val="22"/>
          <w:szCs w:val="22"/>
        </w:rPr>
        <w:t>.</w:t>
      </w:r>
      <w:r w:rsidR="002B6073" w:rsidRPr="007A6D06">
        <w:rPr>
          <w:rFonts w:ascii="Franklin Gothic Book" w:eastAsia="Leelawadee" w:hAnsi="Franklin Gothic Book" w:cs="Leelawadee"/>
          <w:sz w:val="22"/>
          <w:szCs w:val="22"/>
        </w:rPr>
        <w:tab/>
      </w:r>
    </w:p>
    <w:p w14:paraId="220CCC12" w14:textId="79F38E6C" w:rsidR="00D4733C" w:rsidRPr="007A6D06" w:rsidRDefault="00E37279" w:rsidP="006106DD">
      <w:pPr>
        <w:jc w:val="both"/>
        <w:rPr>
          <w:rFonts w:ascii="Franklin Gothic Book" w:eastAsia="Leelawadee" w:hAnsi="Franklin Gothic Book" w:cs="Leelawadee"/>
          <w:iCs/>
          <w:sz w:val="20"/>
          <w:szCs w:val="22"/>
        </w:rPr>
      </w:pPr>
      <w:r w:rsidRPr="007A6D06">
        <w:rPr>
          <w:rFonts w:ascii="Franklin Gothic Book" w:eastAsia="Leelawadee" w:hAnsi="Franklin Gothic Book" w:cs="Leelawadee"/>
          <w:iCs/>
          <w:sz w:val="20"/>
          <w:szCs w:val="22"/>
        </w:rPr>
        <w:t>3.</w:t>
      </w:r>
      <w:r w:rsidR="00FC3179" w:rsidRPr="007A6D06">
        <w:rPr>
          <w:rFonts w:ascii="Franklin Gothic Book" w:eastAsia="Leelawadee" w:hAnsi="Franklin Gothic Book" w:cs="Leelawadee"/>
          <w:iCs/>
          <w:sz w:val="20"/>
          <w:szCs w:val="22"/>
        </w:rPr>
        <w:t>1.</w:t>
      </w:r>
      <w:r w:rsidR="00487B96" w:rsidRPr="007A6D06">
        <w:rPr>
          <w:rFonts w:ascii="Franklin Gothic Book" w:eastAsia="Leelawadee" w:hAnsi="Franklin Gothic Book" w:cs="Leelawadee"/>
          <w:iCs/>
          <w:sz w:val="20"/>
          <w:szCs w:val="22"/>
        </w:rPr>
        <w:t>3</w:t>
      </w:r>
      <w:r w:rsidRPr="007A6D06">
        <w:rPr>
          <w:rFonts w:ascii="Franklin Gothic Book" w:eastAsia="Leelawadee" w:hAnsi="Franklin Gothic Book" w:cs="Leelawadee"/>
          <w:iCs/>
          <w:sz w:val="20"/>
          <w:szCs w:val="22"/>
        </w:rPr>
        <w:t xml:space="preserve"> </w:t>
      </w:r>
      <w:r w:rsidR="00D4733C" w:rsidRPr="007A6D06">
        <w:rPr>
          <w:rFonts w:ascii="Franklin Gothic Book" w:eastAsia="Leelawadee" w:hAnsi="Franklin Gothic Book" w:cs="Leelawadee"/>
          <w:iCs/>
          <w:sz w:val="20"/>
          <w:szCs w:val="22"/>
        </w:rPr>
        <w:t>Spatial Microsimulation</w:t>
      </w:r>
    </w:p>
    <w:p w14:paraId="31F69D15" w14:textId="18EC25A3" w:rsidR="00014730" w:rsidRPr="007A6D06" w:rsidRDefault="0099776E" w:rsidP="006106DD">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The PDV survey dataset lacks sufficient representation across England and Wales. </w:t>
      </w:r>
      <w:r w:rsidR="00060309" w:rsidRPr="007A6D06">
        <w:rPr>
          <w:rFonts w:ascii="Franklin Gothic Book" w:eastAsia="Leelawadee" w:hAnsi="Franklin Gothic Book" w:cs="Leelawadee"/>
          <w:iCs/>
          <w:sz w:val="22"/>
          <w:szCs w:val="22"/>
        </w:rPr>
        <w:t>To address th</w:t>
      </w:r>
      <w:r w:rsidRPr="007A6D06">
        <w:rPr>
          <w:rFonts w:ascii="Franklin Gothic Book" w:eastAsia="Leelawadee" w:hAnsi="Franklin Gothic Book" w:cs="Leelawadee"/>
          <w:iCs/>
          <w:sz w:val="22"/>
          <w:szCs w:val="22"/>
        </w:rPr>
        <w:t>is</w:t>
      </w:r>
      <w:r w:rsidR="00060309" w:rsidRPr="007A6D06">
        <w:rPr>
          <w:rFonts w:ascii="Franklin Gothic Book" w:eastAsia="Leelawadee" w:hAnsi="Franklin Gothic Book" w:cs="Leelawadee"/>
          <w:iCs/>
          <w:sz w:val="22"/>
          <w:szCs w:val="22"/>
        </w:rPr>
        <w:t xml:space="preserve"> issue</w:t>
      </w:r>
      <w:r w:rsidR="002460B9" w:rsidRPr="007A6D06">
        <w:rPr>
          <w:rFonts w:ascii="Franklin Gothic Book" w:eastAsia="Leelawadee" w:hAnsi="Franklin Gothic Book" w:cs="Leelawadee"/>
          <w:iCs/>
          <w:sz w:val="22"/>
          <w:szCs w:val="22"/>
        </w:rPr>
        <w:t>,</w:t>
      </w:r>
      <w:r w:rsidR="00060309" w:rsidRPr="007A6D06">
        <w:rPr>
          <w:rFonts w:ascii="Franklin Gothic Book" w:eastAsia="Leelawadee" w:hAnsi="Franklin Gothic Book" w:cs="Leelawadee"/>
          <w:iCs/>
          <w:sz w:val="22"/>
          <w:szCs w:val="22"/>
        </w:rPr>
        <w:t xml:space="preserve"> </w:t>
      </w:r>
      <w:r w:rsidR="002460B9" w:rsidRPr="007A6D06">
        <w:rPr>
          <w:rFonts w:ascii="Franklin Gothic Book" w:eastAsia="Leelawadee" w:hAnsi="Franklin Gothic Book" w:cs="Leelawadee"/>
          <w:iCs/>
          <w:sz w:val="22"/>
          <w:szCs w:val="22"/>
        </w:rPr>
        <w:t xml:space="preserve">we </w:t>
      </w:r>
      <w:r w:rsidR="00060309" w:rsidRPr="007A6D06">
        <w:rPr>
          <w:rFonts w:ascii="Franklin Gothic Book" w:eastAsia="Leelawadee" w:hAnsi="Franklin Gothic Book" w:cs="Leelawadee"/>
          <w:iCs/>
          <w:sz w:val="22"/>
          <w:szCs w:val="22"/>
        </w:rPr>
        <w:t>generate small-area estimates from</w:t>
      </w:r>
      <w:r w:rsidR="00060309" w:rsidRPr="007A6D06">
        <w:rPr>
          <w:rFonts w:ascii="Franklin Gothic Book" w:eastAsia="Leelawadee" w:hAnsi="Franklin Gothic Book" w:cs="Leelawadee"/>
          <w:i/>
          <w:iCs/>
          <w:sz w:val="22"/>
          <w:szCs w:val="22"/>
        </w:rPr>
        <w:t xml:space="preserve"> </w:t>
      </w:r>
      <w:r w:rsidR="031E234E" w:rsidRPr="007A6D06">
        <w:rPr>
          <w:rFonts w:ascii="Franklin Gothic Book" w:eastAsia="Leelawadee" w:hAnsi="Franklin Gothic Book" w:cs="Leelawadee"/>
          <w:sz w:val="22"/>
          <w:szCs w:val="22"/>
        </w:rPr>
        <w:t xml:space="preserve">the PDV data, </w:t>
      </w:r>
      <w:r w:rsidR="002460B9" w:rsidRPr="007A6D06">
        <w:rPr>
          <w:rFonts w:ascii="Franklin Gothic Book" w:eastAsia="Leelawadee" w:hAnsi="Franklin Gothic Book" w:cs="Leelawadee"/>
          <w:sz w:val="22"/>
          <w:szCs w:val="22"/>
        </w:rPr>
        <w:t xml:space="preserve">using </w:t>
      </w:r>
      <w:r w:rsidR="031E234E" w:rsidRPr="007A6D06">
        <w:rPr>
          <w:rFonts w:ascii="Franklin Gothic Book" w:eastAsia="Leelawadee" w:hAnsi="Franklin Gothic Book" w:cs="Leelawadee"/>
          <w:sz w:val="22"/>
          <w:szCs w:val="22"/>
        </w:rPr>
        <w:t xml:space="preserve">spatial microsimulation </w:t>
      </w:r>
      <w:r w:rsidR="00320667" w:rsidRPr="007A6D06">
        <w:rPr>
          <w:rFonts w:ascii="Franklin Gothic Book" w:eastAsia="Leelawadee" w:hAnsi="Franklin Gothic Book" w:cs="Leelawadee"/>
          <w:sz w:val="22"/>
          <w:szCs w:val="22"/>
        </w:rPr>
        <w:t>(Sing</w:t>
      </w:r>
      <w:r w:rsidR="00981D8E" w:rsidRPr="007A6D06">
        <w:rPr>
          <w:rFonts w:ascii="Franklin Gothic Book" w:eastAsia="Leelawadee" w:hAnsi="Franklin Gothic Book" w:cs="Leelawadee"/>
          <w:sz w:val="22"/>
          <w:szCs w:val="22"/>
        </w:rPr>
        <w:t>le</w:t>
      </w:r>
      <w:r w:rsidR="00320667" w:rsidRPr="007A6D06">
        <w:rPr>
          <w:rFonts w:ascii="Franklin Gothic Book" w:eastAsia="Leelawadee" w:hAnsi="Franklin Gothic Book" w:cs="Leelawadee"/>
          <w:sz w:val="22"/>
          <w:szCs w:val="22"/>
        </w:rPr>
        <w:t xml:space="preserve">ton </w:t>
      </w:r>
      <w:r w:rsidR="009A0E5E" w:rsidRPr="007A6D06">
        <w:rPr>
          <w:rFonts w:ascii="Franklin Gothic Book" w:eastAsia="Leelawadee" w:hAnsi="Franklin Gothic Book" w:cs="Leelawadee"/>
          <w:i/>
          <w:sz w:val="22"/>
          <w:szCs w:val="22"/>
        </w:rPr>
        <w:t>et al.</w:t>
      </w:r>
      <w:r w:rsidR="00320667" w:rsidRPr="007A6D06">
        <w:rPr>
          <w:rFonts w:ascii="Franklin Gothic Book" w:eastAsia="Leelawadee" w:hAnsi="Franklin Gothic Book" w:cs="Leelawadee"/>
          <w:sz w:val="22"/>
          <w:szCs w:val="22"/>
        </w:rPr>
        <w:t xml:space="preserve"> 2020; Yang </w:t>
      </w:r>
      <w:r w:rsidR="009A0E5E" w:rsidRPr="007A6D06">
        <w:rPr>
          <w:rFonts w:ascii="Franklin Gothic Book" w:eastAsia="Leelawadee" w:hAnsi="Franklin Gothic Book" w:cs="Leelawadee"/>
          <w:i/>
          <w:sz w:val="22"/>
          <w:szCs w:val="22"/>
        </w:rPr>
        <w:t>et al.</w:t>
      </w:r>
      <w:r w:rsidR="00320667" w:rsidRPr="007A6D06">
        <w:rPr>
          <w:rFonts w:ascii="Franklin Gothic Book" w:eastAsia="Leelawadee" w:hAnsi="Franklin Gothic Book" w:cs="Leelawadee"/>
          <w:sz w:val="22"/>
          <w:szCs w:val="22"/>
        </w:rPr>
        <w:t xml:space="preserve"> 2023</w:t>
      </w:r>
      <w:r w:rsidRPr="007A6D06">
        <w:rPr>
          <w:rFonts w:ascii="Franklin Gothic Book" w:eastAsia="Leelawadee" w:hAnsi="Franklin Gothic Book" w:cs="Leelawadee"/>
          <w:sz w:val="22"/>
          <w:szCs w:val="22"/>
        </w:rPr>
        <w:t>),</w:t>
      </w:r>
      <w:r w:rsidR="00320667" w:rsidRPr="007A6D06">
        <w:rPr>
          <w:rFonts w:ascii="Franklin Gothic Book" w:eastAsia="Leelawadee" w:hAnsi="Franklin Gothic Book" w:cs="Leelawadee"/>
          <w:sz w:val="22"/>
          <w:szCs w:val="22"/>
        </w:rPr>
        <w:t xml:space="preserve"> to construct LSOA-level </w:t>
      </w:r>
      <w:r w:rsidRPr="007A6D06">
        <w:rPr>
          <w:rFonts w:ascii="Franklin Gothic Book" w:eastAsia="Leelawadee" w:hAnsi="Franklin Gothic Book" w:cs="Leelawadee"/>
          <w:sz w:val="22"/>
          <w:szCs w:val="22"/>
        </w:rPr>
        <w:t xml:space="preserve">estimates </w:t>
      </w:r>
      <w:r w:rsidR="00320667" w:rsidRPr="007A6D06">
        <w:rPr>
          <w:rFonts w:ascii="Franklin Gothic Book" w:eastAsia="Leelawadee" w:hAnsi="Franklin Gothic Book" w:cs="Leelawadee"/>
          <w:sz w:val="22"/>
          <w:szCs w:val="22"/>
        </w:rPr>
        <w:t>for each variable</w:t>
      </w:r>
      <w:r w:rsidR="00014730" w:rsidRPr="007A6D06">
        <w:rPr>
          <w:rFonts w:ascii="Franklin Gothic Book" w:eastAsia="Leelawadee" w:hAnsi="Franklin Gothic Book" w:cs="Leelawadee"/>
          <w:sz w:val="22"/>
          <w:szCs w:val="22"/>
        </w:rPr>
        <w:t xml:space="preserve">. Using </w:t>
      </w:r>
      <w:r w:rsidR="031E234E" w:rsidRPr="007A6D06">
        <w:rPr>
          <w:rFonts w:ascii="Franklin Gothic Book" w:eastAsia="Leelawadee" w:hAnsi="Franklin Gothic Book" w:cs="Leelawadee"/>
          <w:sz w:val="22"/>
          <w:szCs w:val="22"/>
        </w:rPr>
        <w:t>this</w:t>
      </w:r>
      <w:r w:rsidR="00014730" w:rsidRPr="007A6D06">
        <w:rPr>
          <w:rFonts w:ascii="Franklin Gothic Book" w:eastAsia="Leelawadee" w:hAnsi="Franklin Gothic Book" w:cs="Leelawadee"/>
          <w:sz w:val="22"/>
          <w:szCs w:val="22"/>
        </w:rPr>
        <w:t xml:space="preserve"> approach</w:t>
      </w:r>
      <w:r w:rsidR="00C839A8" w:rsidRPr="007A6D06">
        <w:rPr>
          <w:rFonts w:ascii="Franklin Gothic Book" w:eastAsia="Leelawadee" w:hAnsi="Franklin Gothic Book" w:cs="Leelawadee"/>
          <w:sz w:val="22"/>
          <w:szCs w:val="22"/>
        </w:rPr>
        <w:t xml:space="preserve"> </w:t>
      </w:r>
      <w:r w:rsidR="031E234E" w:rsidRPr="007A6D06">
        <w:rPr>
          <w:rFonts w:ascii="Franklin Gothic Book" w:eastAsia="Leelawadee" w:hAnsi="Franklin Gothic Book" w:cs="Leelawadee"/>
          <w:sz w:val="22"/>
          <w:szCs w:val="22"/>
        </w:rPr>
        <w:t>household-level constraints</w:t>
      </w:r>
      <w:r w:rsidR="10F92054" w:rsidRPr="007A6D06">
        <w:rPr>
          <w:rFonts w:ascii="Franklin Gothic Book" w:eastAsia="Leelawadee" w:hAnsi="Franklin Gothic Book" w:cs="Leelawadee"/>
          <w:sz w:val="22"/>
          <w:szCs w:val="22"/>
        </w:rPr>
        <w:t xml:space="preserve"> </w:t>
      </w:r>
      <w:r w:rsidR="00014730" w:rsidRPr="007A6D06">
        <w:rPr>
          <w:rFonts w:ascii="Franklin Gothic Book" w:eastAsia="Leelawadee" w:hAnsi="Franklin Gothic Book" w:cs="Leelawadee"/>
          <w:sz w:val="22"/>
          <w:szCs w:val="22"/>
        </w:rPr>
        <w:t xml:space="preserve">were applied, </w:t>
      </w:r>
      <w:r w:rsidR="001B6759" w:rsidRPr="007A6D06">
        <w:rPr>
          <w:rFonts w:ascii="Franklin Gothic Book" w:eastAsia="Leelawadee" w:hAnsi="Franklin Gothic Book" w:cs="Leelawadee"/>
          <w:sz w:val="22"/>
          <w:szCs w:val="22"/>
        </w:rPr>
        <w:t>specifically, tenure</w:t>
      </w:r>
      <w:r w:rsidR="031E234E" w:rsidRPr="007A6D06">
        <w:rPr>
          <w:rFonts w:ascii="Franklin Gothic Book" w:eastAsia="Leelawadee" w:hAnsi="Franklin Gothic Book" w:cs="Leelawadee"/>
          <w:sz w:val="22"/>
          <w:szCs w:val="22"/>
        </w:rPr>
        <w:t xml:space="preserve">, household type, number of cars, household size, and bedrooms, </w:t>
      </w:r>
      <w:r w:rsidR="00014730" w:rsidRPr="007A6D06">
        <w:rPr>
          <w:rFonts w:ascii="Franklin Gothic Book" w:eastAsia="Leelawadee" w:hAnsi="Franklin Gothic Book" w:cs="Leelawadee"/>
          <w:sz w:val="22"/>
          <w:szCs w:val="22"/>
        </w:rPr>
        <w:t xml:space="preserve">structured </w:t>
      </w:r>
      <w:r w:rsidR="031E234E" w:rsidRPr="007A6D06">
        <w:rPr>
          <w:rFonts w:ascii="Franklin Gothic Book" w:eastAsia="Leelawadee" w:hAnsi="Franklin Gothic Book" w:cs="Leelawadee"/>
          <w:sz w:val="22"/>
          <w:szCs w:val="22"/>
        </w:rPr>
        <w:t>within a 4x4x4x4x5 contingency table. The Iterative Proportional Fitting Procedure</w:t>
      </w:r>
      <w:r w:rsidR="00B233B7" w:rsidRPr="007A6D06">
        <w:rPr>
          <w:rFonts w:ascii="Franklin Gothic Book" w:eastAsia="Leelawadee" w:hAnsi="Franklin Gothic Book" w:cs="Leelawadee"/>
          <w:sz w:val="22"/>
          <w:szCs w:val="22"/>
        </w:rPr>
        <w:t xml:space="preserve"> (IPFP)</w:t>
      </w:r>
      <w:r w:rsidR="031E234E" w:rsidRPr="007A6D06">
        <w:rPr>
          <w:rFonts w:ascii="Franklin Gothic Book" w:eastAsia="Leelawadee" w:hAnsi="Franklin Gothic Book" w:cs="Leelawadee"/>
          <w:sz w:val="22"/>
          <w:szCs w:val="22"/>
        </w:rPr>
        <w:t xml:space="preserve">, a </w:t>
      </w:r>
      <w:r w:rsidR="00014730" w:rsidRPr="007A6D06">
        <w:rPr>
          <w:rFonts w:ascii="Franklin Gothic Book" w:eastAsia="Leelawadee" w:hAnsi="Franklin Gothic Book" w:cs="Leelawadee"/>
          <w:sz w:val="22"/>
          <w:szCs w:val="22"/>
        </w:rPr>
        <w:t xml:space="preserve">widely used </w:t>
      </w:r>
      <w:r w:rsidR="031E234E" w:rsidRPr="007A6D06">
        <w:rPr>
          <w:rFonts w:ascii="Franklin Gothic Book" w:eastAsia="Leelawadee" w:hAnsi="Franklin Gothic Book" w:cs="Leelawadee"/>
          <w:sz w:val="22"/>
          <w:szCs w:val="22"/>
        </w:rPr>
        <w:t>method in small area estimation microsimulation frameworks, was u</w:t>
      </w:r>
      <w:r w:rsidR="00014730" w:rsidRPr="007A6D06">
        <w:rPr>
          <w:rFonts w:ascii="Franklin Gothic Book" w:eastAsia="Leelawadee" w:hAnsi="Franklin Gothic Book" w:cs="Leelawadee"/>
          <w:sz w:val="22"/>
          <w:szCs w:val="22"/>
        </w:rPr>
        <w:t>sed</w:t>
      </w:r>
      <w:r w:rsidR="031E234E" w:rsidRPr="007A6D06">
        <w:rPr>
          <w:rFonts w:ascii="Franklin Gothic Book" w:eastAsia="Leelawadee" w:hAnsi="Franklin Gothic Book" w:cs="Leelawadee"/>
          <w:sz w:val="22"/>
          <w:szCs w:val="22"/>
        </w:rPr>
        <w:t xml:space="preserve"> to reweight a micro-data file for each small area based on benchmarks derived from external data sources (Lovelace and Dumont, 2017). </w:t>
      </w:r>
      <w:r w:rsidR="00014730" w:rsidRPr="007A6D06">
        <w:rPr>
          <w:rFonts w:ascii="Franklin Gothic Book" w:eastAsia="Leelawadee" w:hAnsi="Franklin Gothic Book" w:cs="Leelawadee"/>
          <w:sz w:val="22"/>
          <w:szCs w:val="22"/>
        </w:rPr>
        <w:t>S</w:t>
      </w:r>
      <w:r w:rsidR="1CDE7D97" w:rsidRPr="007A6D06">
        <w:rPr>
          <w:rFonts w:ascii="Franklin Gothic Book" w:eastAsia="Leelawadee" w:hAnsi="Franklin Gothic Book" w:cs="Leelawadee"/>
          <w:sz w:val="22"/>
          <w:szCs w:val="22"/>
        </w:rPr>
        <w:t xml:space="preserve">patial microsimulation </w:t>
      </w:r>
      <w:r w:rsidR="00014730" w:rsidRPr="007A6D06">
        <w:rPr>
          <w:rFonts w:ascii="Franklin Gothic Book" w:eastAsia="Leelawadee" w:hAnsi="Franklin Gothic Book" w:cs="Leelawadee"/>
          <w:sz w:val="22"/>
          <w:szCs w:val="22"/>
        </w:rPr>
        <w:t xml:space="preserve">enables the </w:t>
      </w:r>
      <w:r w:rsidR="031E234E" w:rsidRPr="007A6D06">
        <w:rPr>
          <w:rFonts w:ascii="Franklin Gothic Book" w:eastAsia="Leelawadee" w:hAnsi="Franklin Gothic Book" w:cs="Leelawadee"/>
          <w:sz w:val="22"/>
          <w:szCs w:val="22"/>
        </w:rPr>
        <w:t>generat</w:t>
      </w:r>
      <w:r w:rsidR="00014730" w:rsidRPr="007A6D06">
        <w:rPr>
          <w:rFonts w:ascii="Franklin Gothic Book" w:eastAsia="Leelawadee" w:hAnsi="Franklin Gothic Book" w:cs="Leelawadee"/>
          <w:sz w:val="22"/>
          <w:szCs w:val="22"/>
        </w:rPr>
        <w:t xml:space="preserve">ion of </w:t>
      </w:r>
      <w:r w:rsidRPr="007A6D06">
        <w:rPr>
          <w:rFonts w:ascii="Franklin Gothic Book" w:eastAsia="Leelawadee" w:hAnsi="Franklin Gothic Book" w:cs="Leelawadee"/>
          <w:sz w:val="22"/>
          <w:szCs w:val="22"/>
        </w:rPr>
        <w:t>a synthetic</w:t>
      </w:r>
      <w:r w:rsidR="031E234E" w:rsidRPr="007A6D06">
        <w:rPr>
          <w:rFonts w:ascii="Franklin Gothic Book" w:eastAsia="Leelawadee" w:hAnsi="Franklin Gothic Book" w:cs="Leelawadee"/>
          <w:sz w:val="22"/>
          <w:szCs w:val="22"/>
        </w:rPr>
        <w:t xml:space="preserve"> population that closely match real-world distributions across multiple variables</w:t>
      </w:r>
      <w:r w:rsidR="00F66BE0" w:rsidRPr="007A6D06">
        <w:rPr>
          <w:rFonts w:ascii="Franklin Gothic Book" w:eastAsia="Leelawadee" w:hAnsi="Franklin Gothic Book" w:cs="Leelawadee"/>
          <w:sz w:val="22"/>
          <w:szCs w:val="22"/>
        </w:rPr>
        <w:t xml:space="preserve"> and detailed analysis of patterns </w:t>
      </w:r>
      <w:r w:rsidR="031E234E" w:rsidRPr="007A6D06">
        <w:rPr>
          <w:rFonts w:ascii="Franklin Gothic Book" w:eastAsia="Leelawadee" w:hAnsi="Franklin Gothic Book" w:cs="Leelawadee"/>
          <w:sz w:val="22"/>
          <w:szCs w:val="22"/>
        </w:rPr>
        <w:t>(</w:t>
      </w:r>
      <w:r w:rsidR="00F66BE0" w:rsidRPr="007A6D06">
        <w:rPr>
          <w:rFonts w:ascii="Franklin Gothic Book" w:eastAsia="Leelawadee" w:hAnsi="Franklin Gothic Book" w:cs="Leelawadee"/>
          <w:sz w:val="22"/>
          <w:szCs w:val="22"/>
        </w:rPr>
        <w:t xml:space="preserve">Lovelace and Dumont, 2017; </w:t>
      </w:r>
      <w:r w:rsidR="002460B9" w:rsidRPr="007A6D06">
        <w:rPr>
          <w:rFonts w:ascii="Franklin Gothic Book" w:eastAsia="Leelawadee" w:hAnsi="Franklin Gothic Book" w:cs="Leelawadee"/>
          <w:sz w:val="22"/>
          <w:szCs w:val="22"/>
        </w:rPr>
        <w:t xml:space="preserve">Yang </w:t>
      </w:r>
      <w:r w:rsidR="002460B9" w:rsidRPr="007A6D06">
        <w:rPr>
          <w:rFonts w:ascii="Franklin Gothic Book" w:eastAsia="Leelawadee" w:hAnsi="Franklin Gothic Book" w:cs="Leelawadee"/>
          <w:i/>
          <w:sz w:val="22"/>
          <w:szCs w:val="22"/>
        </w:rPr>
        <w:t>et al.</w:t>
      </w:r>
      <w:r w:rsidR="002460B9" w:rsidRPr="007A6D06">
        <w:rPr>
          <w:rFonts w:ascii="Franklin Gothic Book" w:eastAsia="Leelawadee" w:hAnsi="Franklin Gothic Book" w:cs="Leelawadee"/>
          <w:sz w:val="22"/>
          <w:szCs w:val="22"/>
        </w:rPr>
        <w:t xml:space="preserve"> 2023</w:t>
      </w:r>
      <w:r w:rsidR="031E234E" w:rsidRPr="007A6D06">
        <w:rPr>
          <w:rFonts w:ascii="Franklin Gothic Book" w:eastAsia="Leelawadee" w:hAnsi="Franklin Gothic Book" w:cs="Leelawadee"/>
          <w:sz w:val="22"/>
          <w:szCs w:val="22"/>
        </w:rPr>
        <w:t xml:space="preserve">). </w:t>
      </w:r>
    </w:p>
    <w:p w14:paraId="0FE9AFF3" w14:textId="2885D66C" w:rsidR="0033549E" w:rsidRPr="007A6D06" w:rsidRDefault="00014730" w:rsidP="00E62691">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A key advantage of microsimulation is</w:t>
      </w:r>
      <w:r w:rsidR="031E234E" w:rsidRPr="007A6D06">
        <w:rPr>
          <w:rFonts w:ascii="Franklin Gothic Book" w:eastAsia="Leelawadee" w:hAnsi="Franklin Gothic Book" w:cs="Leelawadee"/>
          <w:sz w:val="22"/>
          <w:szCs w:val="22"/>
        </w:rPr>
        <w:t xml:space="preserve"> its ability to estimate small-area characteristics where direct data may be unavailable</w:t>
      </w:r>
      <w:r w:rsidR="0095182F" w:rsidRPr="007A6D06">
        <w:rPr>
          <w:rFonts w:ascii="Franklin Gothic Book" w:eastAsia="Leelawadee" w:hAnsi="Franklin Gothic Book" w:cs="Leelawadee"/>
          <w:sz w:val="22"/>
          <w:szCs w:val="22"/>
        </w:rPr>
        <w:t>.</w:t>
      </w:r>
      <w:r w:rsidR="031E234E"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Typically</w:t>
      </w:r>
      <w:r w:rsidR="031E234E" w:rsidRPr="007A6D06">
        <w:rPr>
          <w:rFonts w:ascii="Franklin Gothic Book" w:eastAsia="Leelawadee" w:hAnsi="Franklin Gothic Book" w:cs="Leelawadee"/>
          <w:sz w:val="22"/>
          <w:szCs w:val="22"/>
        </w:rPr>
        <w:t>, IPFP is applied to multiple benchmark characteristics, filling in the cell values of a multi-dimensional contingency table with known marginal distributions</w:t>
      </w:r>
      <w:r w:rsidR="00D62039" w:rsidRPr="007A6D06">
        <w:rPr>
          <w:rFonts w:ascii="Franklin Gothic Book" w:eastAsia="Leelawadee" w:hAnsi="Franklin Gothic Book" w:cs="Leelawadee"/>
          <w:sz w:val="22"/>
          <w:szCs w:val="22"/>
        </w:rPr>
        <w:t xml:space="preserve"> (</w:t>
      </w:r>
      <w:r w:rsidR="005503E8" w:rsidRPr="007A6D06">
        <w:rPr>
          <w:rFonts w:ascii="Franklin Gothic Book" w:eastAsia="Leelawadee" w:hAnsi="Franklin Gothic Book" w:cs="Leelawadee"/>
          <w:sz w:val="22"/>
          <w:szCs w:val="22"/>
        </w:rPr>
        <w:t>Lovelace and Dumont, 201</w:t>
      </w:r>
      <w:r w:rsidR="00F66BE0" w:rsidRPr="007A6D06">
        <w:rPr>
          <w:rFonts w:ascii="Franklin Gothic Book" w:eastAsia="Leelawadee" w:hAnsi="Franklin Gothic Book" w:cs="Leelawadee"/>
          <w:sz w:val="22"/>
          <w:szCs w:val="22"/>
        </w:rPr>
        <w:t>7</w:t>
      </w:r>
      <w:r w:rsidR="00B77E4C" w:rsidRPr="007A6D06">
        <w:rPr>
          <w:rFonts w:ascii="Franklin Gothic Book" w:eastAsia="Leelawadee" w:hAnsi="Franklin Gothic Book" w:cs="Leelawadee"/>
          <w:sz w:val="22"/>
          <w:szCs w:val="22"/>
        </w:rPr>
        <w:t>)</w:t>
      </w:r>
      <w:r w:rsidR="031E234E" w:rsidRPr="007A6D06">
        <w:rPr>
          <w:rFonts w:ascii="Franklin Gothic Book" w:eastAsia="Leelawadee" w:hAnsi="Franklin Gothic Book" w:cs="Leelawadee"/>
          <w:sz w:val="22"/>
          <w:szCs w:val="22"/>
        </w:rPr>
        <w:t xml:space="preserve">. </w:t>
      </w:r>
      <w:r w:rsidR="000572C9" w:rsidRPr="007A6D06">
        <w:rPr>
          <w:rFonts w:ascii="Franklin Gothic Book" w:eastAsia="Leelawadee" w:hAnsi="Franklin Gothic Book" w:cs="Leelawadee"/>
          <w:sz w:val="22"/>
          <w:szCs w:val="22"/>
        </w:rPr>
        <w:t>Here</w:t>
      </w:r>
      <w:r w:rsidR="031E234E" w:rsidRPr="007A6D06">
        <w:rPr>
          <w:rFonts w:ascii="Franklin Gothic Book" w:eastAsia="Leelawadee" w:hAnsi="Franklin Gothic Book" w:cs="Leelawadee"/>
          <w:sz w:val="22"/>
          <w:szCs w:val="22"/>
        </w:rPr>
        <w:t xml:space="preserve">, IPFP was used to generate weights that aligned the survey marginal distributions with the UK 2021 Census marginals. </w:t>
      </w:r>
      <w:r w:rsidR="0033549E" w:rsidRPr="007A6D06">
        <w:rPr>
          <w:rFonts w:ascii="Franklin Gothic Book" w:eastAsia="Leelawadee" w:hAnsi="Franklin Gothic Book" w:cs="Leelawadee"/>
          <w:sz w:val="22"/>
          <w:szCs w:val="22"/>
        </w:rPr>
        <w:t xml:space="preserve">To validate the results, Chi-square and Total Absolute Error tests were conducted </w:t>
      </w:r>
      <w:r w:rsidR="00484D30" w:rsidRPr="007A6D06">
        <w:rPr>
          <w:rFonts w:ascii="Franklin Gothic Book" w:eastAsia="Leelawadee" w:hAnsi="Franklin Gothic Book" w:cs="Leelawadee"/>
          <w:sz w:val="22"/>
          <w:szCs w:val="22"/>
        </w:rPr>
        <w:t>(</w:t>
      </w:r>
      <w:r w:rsidR="0033549E" w:rsidRPr="007A6D06">
        <w:rPr>
          <w:rFonts w:ascii="Franklin Gothic Book" w:eastAsia="Leelawadee" w:hAnsi="Franklin Gothic Book" w:cs="Leelawadee"/>
          <w:sz w:val="22"/>
          <w:szCs w:val="22"/>
        </w:rPr>
        <w:t>Lovelace and Dumont</w:t>
      </w:r>
      <w:r w:rsidR="00484D30" w:rsidRPr="007A6D06">
        <w:rPr>
          <w:rFonts w:ascii="Franklin Gothic Book" w:eastAsia="Leelawadee" w:hAnsi="Franklin Gothic Book" w:cs="Leelawadee"/>
          <w:sz w:val="22"/>
          <w:szCs w:val="22"/>
        </w:rPr>
        <w:t xml:space="preserve">, </w:t>
      </w:r>
      <w:r w:rsidR="0033549E" w:rsidRPr="007A6D06">
        <w:rPr>
          <w:rFonts w:ascii="Franklin Gothic Book" w:eastAsia="Leelawadee" w:hAnsi="Franklin Gothic Book" w:cs="Leelawadee"/>
          <w:sz w:val="22"/>
          <w:szCs w:val="22"/>
        </w:rPr>
        <w:t>201</w:t>
      </w:r>
      <w:r w:rsidR="00F66BE0" w:rsidRPr="007A6D06">
        <w:rPr>
          <w:rFonts w:ascii="Franklin Gothic Book" w:eastAsia="Leelawadee" w:hAnsi="Franklin Gothic Book" w:cs="Leelawadee"/>
          <w:sz w:val="22"/>
          <w:szCs w:val="22"/>
        </w:rPr>
        <w:t>7</w:t>
      </w:r>
      <w:r w:rsidR="0033549E" w:rsidRPr="007A6D06">
        <w:rPr>
          <w:rFonts w:ascii="Franklin Gothic Book" w:eastAsia="Leelawadee" w:hAnsi="Franklin Gothic Book" w:cs="Leelawadee"/>
          <w:sz w:val="22"/>
          <w:szCs w:val="22"/>
        </w:rPr>
        <w:t xml:space="preserve">). </w:t>
      </w:r>
      <w:r w:rsidR="031E234E" w:rsidRPr="007A6D06">
        <w:rPr>
          <w:rFonts w:ascii="Franklin Gothic Book" w:eastAsia="Leelawadee" w:hAnsi="Franklin Gothic Book" w:cs="Leelawadee"/>
          <w:sz w:val="22"/>
          <w:szCs w:val="22"/>
        </w:rPr>
        <w:t xml:space="preserve"> </w:t>
      </w:r>
      <w:r w:rsidR="0033549E" w:rsidRPr="007A6D06">
        <w:rPr>
          <w:rFonts w:ascii="Franklin Gothic Book" w:eastAsia="Leelawadee" w:hAnsi="Franklin Gothic Book" w:cs="Leelawadee"/>
          <w:sz w:val="22"/>
          <w:szCs w:val="22"/>
        </w:rPr>
        <w:t>H</w:t>
      </w:r>
      <w:r w:rsidR="031E234E" w:rsidRPr="007A6D06">
        <w:rPr>
          <w:rFonts w:ascii="Franklin Gothic Book" w:eastAsia="Leelawadee" w:hAnsi="Franklin Gothic Book" w:cs="Leelawadee"/>
          <w:sz w:val="22"/>
          <w:szCs w:val="22"/>
        </w:rPr>
        <w:t>owever</w:t>
      </w:r>
      <w:r w:rsidR="0033549E" w:rsidRPr="007A6D06">
        <w:rPr>
          <w:rFonts w:ascii="Franklin Gothic Book" w:eastAsia="Leelawadee" w:hAnsi="Franklin Gothic Book" w:cs="Leelawadee"/>
          <w:sz w:val="22"/>
          <w:szCs w:val="22"/>
        </w:rPr>
        <w:t>, as authors note,</w:t>
      </w:r>
      <w:r w:rsidR="031E234E" w:rsidRPr="007A6D06">
        <w:rPr>
          <w:rFonts w:ascii="Franklin Gothic Book" w:eastAsia="Leelawadee" w:hAnsi="Franklin Gothic Book" w:cs="Leelawadee"/>
          <w:sz w:val="22"/>
          <w:szCs w:val="22"/>
        </w:rPr>
        <w:t xml:space="preserve"> there is no </w:t>
      </w:r>
      <w:r w:rsidR="0033549E" w:rsidRPr="007A6D06">
        <w:rPr>
          <w:rFonts w:ascii="Franklin Gothic Book" w:eastAsia="Leelawadee" w:hAnsi="Franklin Gothic Book" w:cs="Leelawadee"/>
          <w:sz w:val="22"/>
          <w:szCs w:val="22"/>
        </w:rPr>
        <w:t>single method can fully verify the validity of microsimulation outputs</w:t>
      </w:r>
      <w:r w:rsidR="031E234E" w:rsidRPr="007A6D06">
        <w:rPr>
          <w:rFonts w:ascii="Franklin Gothic Book" w:eastAsia="Leelawadee" w:hAnsi="Franklin Gothic Book" w:cs="Leelawadee"/>
          <w:sz w:val="22"/>
          <w:szCs w:val="22"/>
        </w:rPr>
        <w:t xml:space="preserve">. </w:t>
      </w:r>
      <w:r w:rsidR="0033549E" w:rsidRPr="007A6D06">
        <w:rPr>
          <w:rFonts w:ascii="Franklin Gothic Book" w:eastAsia="Leelawadee" w:hAnsi="Franklin Gothic Book" w:cs="Leelawadee"/>
          <w:sz w:val="22"/>
          <w:szCs w:val="22"/>
        </w:rPr>
        <w:t>Instead, results were analysed against other datasets for consistency</w:t>
      </w:r>
      <w:r w:rsidR="002460B9" w:rsidRPr="007A6D06">
        <w:rPr>
          <w:rFonts w:ascii="Franklin Gothic Book" w:eastAsia="Leelawadee" w:hAnsi="Franklin Gothic Book" w:cs="Leelawadee"/>
          <w:sz w:val="22"/>
          <w:szCs w:val="22"/>
        </w:rPr>
        <w:t xml:space="preserve"> </w:t>
      </w:r>
      <w:r w:rsidR="0033549E" w:rsidRPr="007A6D06">
        <w:rPr>
          <w:rFonts w:ascii="Franklin Gothic Book" w:eastAsia="Leelawadee" w:hAnsi="Franklin Gothic Book" w:cs="Leelawadee"/>
          <w:sz w:val="22"/>
          <w:szCs w:val="22"/>
        </w:rPr>
        <w:t>in consultation with the supervisory team to ensure logical and robust outcomes</w:t>
      </w:r>
      <w:r w:rsidR="00F66BE0" w:rsidRPr="007A6D06">
        <w:rPr>
          <w:rFonts w:ascii="Franklin Gothic Book" w:eastAsia="Leelawadee" w:hAnsi="Franklin Gothic Book" w:cs="Leelawadee"/>
          <w:sz w:val="22"/>
          <w:szCs w:val="22"/>
        </w:rPr>
        <w:t xml:space="preserve"> before merging with the database. </w:t>
      </w:r>
    </w:p>
    <w:p w14:paraId="52DE9921" w14:textId="7714B434" w:rsidR="0099776E" w:rsidRPr="007A6D06" w:rsidRDefault="0099776E" w:rsidP="006106DD">
      <w:pPr>
        <w:jc w:val="both"/>
        <w:rPr>
          <w:rFonts w:ascii="Franklin Gothic Book" w:eastAsia="Leelawadee" w:hAnsi="Franklin Gothic Book" w:cs="Leelawadee"/>
          <w:sz w:val="20"/>
          <w:szCs w:val="20"/>
        </w:rPr>
      </w:pPr>
      <w:r w:rsidRPr="007A6D06">
        <w:rPr>
          <w:rFonts w:ascii="Franklin Gothic Book" w:eastAsia="Leelawadee" w:hAnsi="Franklin Gothic Book" w:cs="Leelawadee"/>
          <w:sz w:val="20"/>
          <w:szCs w:val="20"/>
        </w:rPr>
        <w:t>3.1.4 Variable Selection</w:t>
      </w:r>
    </w:p>
    <w:p w14:paraId="6FE1395D" w14:textId="6A54C034" w:rsidR="00C45BCC" w:rsidRPr="007A6D06" w:rsidRDefault="00484D30" w:rsidP="006106DD">
      <w:pPr>
        <w:spacing w:before="240" w:after="240"/>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Once all datasets were identified and pre-processed, the next step was selecting variables for classification</w:t>
      </w:r>
      <w:r w:rsidR="0099776E" w:rsidRPr="007A6D06">
        <w:rPr>
          <w:rFonts w:ascii="Franklin Gothic Book" w:eastAsia="Leelawadee" w:hAnsi="Franklin Gothic Book" w:cs="Leelawadee"/>
          <w:sz w:val="22"/>
          <w:szCs w:val="22"/>
        </w:rPr>
        <w:t xml:space="preserve">. </w:t>
      </w:r>
      <w:r w:rsidR="00DC2296" w:rsidRPr="007A6D06">
        <w:rPr>
          <w:rFonts w:ascii="Franklin Gothic Book" w:eastAsia="Leelawadee" w:hAnsi="Franklin Gothic Book" w:cs="Leelawadee"/>
          <w:sz w:val="22"/>
          <w:szCs w:val="22"/>
        </w:rPr>
        <w:t xml:space="preserve">Although geodemographic classification is inherently data-driven, variable selection requires critical researcher decisions </w:t>
      </w:r>
      <w:r w:rsidR="00D4733C" w:rsidRPr="007A6D06">
        <w:rPr>
          <w:rFonts w:ascii="Franklin Gothic Book" w:eastAsia="Leelawadee" w:hAnsi="Franklin Gothic Book" w:cs="Leelawadee"/>
          <w:sz w:val="22"/>
          <w:szCs w:val="22"/>
        </w:rPr>
        <w:t xml:space="preserve">(Cockings </w:t>
      </w:r>
      <w:r w:rsidR="009A0E5E" w:rsidRPr="007A6D06">
        <w:rPr>
          <w:rFonts w:ascii="Franklin Gothic Book" w:eastAsia="Leelawadee" w:hAnsi="Franklin Gothic Book" w:cs="Leelawadee"/>
          <w:i/>
          <w:sz w:val="22"/>
          <w:szCs w:val="22"/>
        </w:rPr>
        <w:t>et al.</w:t>
      </w:r>
      <w:r w:rsidR="00D4733C" w:rsidRPr="007A6D06">
        <w:rPr>
          <w:rFonts w:ascii="Franklin Gothic Book" w:eastAsia="Leelawadee" w:hAnsi="Franklin Gothic Book" w:cs="Leelawadee"/>
          <w:sz w:val="22"/>
          <w:szCs w:val="22"/>
        </w:rPr>
        <w:t xml:space="preserve"> 2020). </w:t>
      </w:r>
      <w:r w:rsidR="00F66BE0" w:rsidRPr="007A6D06">
        <w:rPr>
          <w:rFonts w:ascii="Franklin Gothic Book" w:eastAsia="Leelawadee" w:hAnsi="Franklin Gothic Book" w:cs="Leelawadee"/>
          <w:sz w:val="22"/>
          <w:szCs w:val="22"/>
        </w:rPr>
        <w:t>C</w:t>
      </w:r>
      <w:r w:rsidR="00D4733C" w:rsidRPr="007A6D06">
        <w:rPr>
          <w:rFonts w:ascii="Franklin Gothic Book" w:eastAsia="Leelawadee" w:hAnsi="Franklin Gothic Book" w:cs="Leelawadee"/>
          <w:sz w:val="22"/>
          <w:szCs w:val="22"/>
        </w:rPr>
        <w:t xml:space="preserve">overage of </w:t>
      </w:r>
      <w:r w:rsidR="00DC2296" w:rsidRPr="007A6D06">
        <w:rPr>
          <w:rFonts w:ascii="Franklin Gothic Book" w:eastAsia="Leelawadee" w:hAnsi="Franklin Gothic Book" w:cs="Leelawadee"/>
          <w:sz w:val="22"/>
          <w:szCs w:val="22"/>
        </w:rPr>
        <w:t xml:space="preserve">relevant </w:t>
      </w:r>
      <w:r w:rsidR="00D4733C" w:rsidRPr="007A6D06">
        <w:rPr>
          <w:rFonts w:ascii="Franklin Gothic Book" w:eastAsia="Leelawadee" w:hAnsi="Franklin Gothic Book" w:cs="Leelawadee"/>
          <w:sz w:val="22"/>
          <w:szCs w:val="22"/>
        </w:rPr>
        <w:t xml:space="preserve">domains is critical (Yang </w:t>
      </w:r>
      <w:r w:rsidR="009A0E5E" w:rsidRPr="007A6D06">
        <w:rPr>
          <w:rFonts w:ascii="Franklin Gothic Book" w:eastAsia="Leelawadee" w:hAnsi="Franklin Gothic Book" w:cs="Leelawadee"/>
          <w:i/>
          <w:sz w:val="22"/>
          <w:szCs w:val="22"/>
        </w:rPr>
        <w:t>et al.</w:t>
      </w:r>
      <w:r w:rsidR="00D4733C" w:rsidRPr="007A6D06">
        <w:rPr>
          <w:rFonts w:ascii="Franklin Gothic Book" w:eastAsia="Leelawadee" w:hAnsi="Franklin Gothic Book" w:cs="Leelawadee"/>
          <w:sz w:val="22"/>
          <w:szCs w:val="22"/>
        </w:rPr>
        <w:t xml:space="preserve">, 2023), while </w:t>
      </w:r>
      <w:r w:rsidRPr="007A6D06">
        <w:rPr>
          <w:rFonts w:ascii="Franklin Gothic Book" w:eastAsia="Leelawadee" w:hAnsi="Franklin Gothic Book" w:cs="Leelawadee"/>
          <w:sz w:val="22"/>
          <w:szCs w:val="22"/>
        </w:rPr>
        <w:t>reducing</w:t>
      </w:r>
      <w:r w:rsidR="00D4733C" w:rsidRPr="007A6D06">
        <w:rPr>
          <w:rFonts w:ascii="Franklin Gothic Book" w:eastAsia="Leelawadee" w:hAnsi="Franklin Gothic Book" w:cs="Leelawadee"/>
          <w:sz w:val="22"/>
          <w:szCs w:val="22"/>
        </w:rPr>
        <w:t xml:space="preserve"> variables</w:t>
      </w:r>
      <w:r w:rsidR="00DC2296" w:rsidRPr="007A6D06">
        <w:rPr>
          <w:rFonts w:ascii="Franklin Gothic Book" w:eastAsia="Leelawadee" w:hAnsi="Franklin Gothic Book" w:cs="Leelawadee"/>
          <w:sz w:val="22"/>
          <w:szCs w:val="22"/>
        </w:rPr>
        <w:t xml:space="preserve"> maintain</w:t>
      </w:r>
      <w:r w:rsidRPr="007A6D06">
        <w:rPr>
          <w:rFonts w:ascii="Franklin Gothic Book" w:eastAsia="Leelawadee" w:hAnsi="Franklin Gothic Book" w:cs="Leelawadee"/>
          <w:sz w:val="22"/>
          <w:szCs w:val="22"/>
        </w:rPr>
        <w:t>s</w:t>
      </w:r>
      <w:r w:rsidR="00D4733C" w:rsidRPr="007A6D06">
        <w:rPr>
          <w:rFonts w:ascii="Franklin Gothic Book" w:eastAsia="Leelawadee" w:hAnsi="Franklin Gothic Book" w:cs="Leelawadee"/>
          <w:sz w:val="22"/>
          <w:szCs w:val="22"/>
        </w:rPr>
        <w:t xml:space="preserve"> simplicity and interoperability</w:t>
      </w:r>
      <w:r w:rsidR="0037682B" w:rsidRPr="007A6D06">
        <w:rPr>
          <w:rFonts w:ascii="Franklin Gothic Book" w:eastAsia="Leelawadee" w:hAnsi="Franklin Gothic Book" w:cs="Leelawadee"/>
          <w:sz w:val="22"/>
          <w:szCs w:val="22"/>
        </w:rPr>
        <w:t>.</w:t>
      </w:r>
      <w:r w:rsidR="00C45BCC" w:rsidRPr="007A6D06">
        <w:rPr>
          <w:rFonts w:ascii="Franklin Gothic Book" w:eastAsia="Leelawadee" w:hAnsi="Franklin Gothic Book" w:cs="Leelawadee"/>
          <w:sz w:val="22"/>
          <w:szCs w:val="22"/>
        </w:rPr>
        <w:t xml:space="preserve"> </w:t>
      </w:r>
      <w:r w:rsidR="0037682B" w:rsidRPr="007A6D06">
        <w:rPr>
          <w:rFonts w:ascii="Franklin Gothic Book" w:eastAsia="Leelawadee" w:hAnsi="Franklin Gothic Book" w:cs="Leelawadee"/>
          <w:sz w:val="22"/>
          <w:szCs w:val="22"/>
        </w:rPr>
        <w:t>The variable evaluation process follow</w:t>
      </w:r>
      <w:r w:rsidR="003220D3" w:rsidRPr="007A6D06">
        <w:rPr>
          <w:rFonts w:ascii="Franklin Gothic Book" w:eastAsia="Leelawadee" w:hAnsi="Franklin Gothic Book" w:cs="Leelawadee"/>
          <w:sz w:val="22"/>
          <w:szCs w:val="22"/>
        </w:rPr>
        <w:t>ed</w:t>
      </w:r>
      <w:r w:rsidR="0037682B" w:rsidRPr="007A6D06">
        <w:rPr>
          <w:rFonts w:ascii="Franklin Gothic Book" w:eastAsia="Leelawadee" w:hAnsi="Franklin Gothic Book" w:cs="Leelawadee"/>
          <w:sz w:val="22"/>
          <w:szCs w:val="22"/>
        </w:rPr>
        <w:t xml:space="preserve"> </w:t>
      </w:r>
      <w:r w:rsidR="0099776E" w:rsidRPr="007A6D06">
        <w:rPr>
          <w:rFonts w:ascii="Franklin Gothic Book" w:eastAsia="Leelawadee" w:hAnsi="Franklin Gothic Book" w:cs="Leelawadee"/>
          <w:sz w:val="22"/>
          <w:szCs w:val="22"/>
        </w:rPr>
        <w:t>the</w:t>
      </w:r>
      <w:r w:rsidR="0037682B" w:rsidRPr="007A6D06">
        <w:rPr>
          <w:rFonts w:ascii="Franklin Gothic Book" w:eastAsia="Leelawadee" w:hAnsi="Franklin Gothic Book" w:cs="Leelawadee"/>
          <w:sz w:val="22"/>
          <w:szCs w:val="22"/>
        </w:rPr>
        <w:t xml:space="preserve"> three-step approach used in </w:t>
      </w:r>
      <w:r w:rsidR="0099776E" w:rsidRPr="007A6D06">
        <w:rPr>
          <w:rFonts w:ascii="Franklin Gothic Book" w:eastAsia="Leelawadee" w:hAnsi="Franklin Gothic Book" w:cs="Leelawadee"/>
          <w:sz w:val="22"/>
          <w:szCs w:val="22"/>
        </w:rPr>
        <w:t>previous</w:t>
      </w:r>
      <w:r w:rsidR="0037682B" w:rsidRPr="007A6D06">
        <w:rPr>
          <w:rFonts w:ascii="Franklin Gothic Book" w:eastAsia="Leelawadee" w:hAnsi="Franklin Gothic Book" w:cs="Leelawadee"/>
          <w:sz w:val="22"/>
          <w:szCs w:val="22"/>
        </w:rPr>
        <w:t xml:space="preserve"> classification</w:t>
      </w:r>
      <w:r w:rsidR="0099776E" w:rsidRPr="007A6D06">
        <w:rPr>
          <w:rFonts w:ascii="Franklin Gothic Book" w:eastAsia="Leelawadee" w:hAnsi="Franklin Gothic Book" w:cs="Leelawadee"/>
          <w:sz w:val="22"/>
          <w:szCs w:val="22"/>
        </w:rPr>
        <w:t xml:space="preserve">s </w:t>
      </w:r>
      <w:r w:rsidR="0037682B" w:rsidRPr="007A6D06">
        <w:rPr>
          <w:rFonts w:ascii="Franklin Gothic Book" w:eastAsia="Leelawadee" w:hAnsi="Franklin Gothic Book" w:cs="Leelawadee"/>
          <w:sz w:val="22"/>
          <w:szCs w:val="22"/>
        </w:rPr>
        <w:t xml:space="preserve">(Cockings </w:t>
      </w:r>
      <w:r w:rsidR="009A0E5E" w:rsidRPr="007A6D06">
        <w:rPr>
          <w:rFonts w:ascii="Franklin Gothic Book" w:eastAsia="Leelawadee" w:hAnsi="Franklin Gothic Book" w:cs="Leelawadee"/>
          <w:i/>
          <w:sz w:val="22"/>
          <w:szCs w:val="22"/>
        </w:rPr>
        <w:t>et al.</w:t>
      </w:r>
      <w:r w:rsidR="0037682B" w:rsidRPr="007A6D06">
        <w:rPr>
          <w:rFonts w:ascii="Franklin Gothic Book" w:eastAsia="Leelawadee" w:hAnsi="Franklin Gothic Book" w:cs="Leelawadee"/>
          <w:sz w:val="22"/>
          <w:szCs w:val="22"/>
        </w:rPr>
        <w:t xml:space="preserve">, 2020; </w:t>
      </w:r>
      <w:r w:rsidR="00F66BE0" w:rsidRPr="007A6D06">
        <w:rPr>
          <w:rFonts w:ascii="Franklin Gothic Book" w:eastAsia="Leelawadee" w:hAnsi="Franklin Gothic Book" w:cs="Leelawadee"/>
          <w:sz w:val="22"/>
          <w:szCs w:val="22"/>
        </w:rPr>
        <w:t xml:space="preserve">Singleton </w:t>
      </w:r>
      <w:r w:rsidR="00F66BE0" w:rsidRPr="007A6D06">
        <w:rPr>
          <w:rFonts w:ascii="Franklin Gothic Book" w:eastAsia="Leelawadee" w:hAnsi="Franklin Gothic Book" w:cs="Leelawadee"/>
          <w:i/>
          <w:sz w:val="22"/>
          <w:szCs w:val="22"/>
        </w:rPr>
        <w:t>et al</w:t>
      </w:r>
      <w:r w:rsidR="00F66BE0" w:rsidRPr="007A6D06">
        <w:rPr>
          <w:rFonts w:ascii="Franklin Gothic Book" w:eastAsia="Leelawadee" w:hAnsi="Franklin Gothic Book" w:cs="Leelawadee"/>
          <w:sz w:val="22"/>
          <w:szCs w:val="22"/>
        </w:rPr>
        <w:t xml:space="preserve">., 2020; </w:t>
      </w:r>
      <w:r w:rsidR="0037682B" w:rsidRPr="007A6D06">
        <w:rPr>
          <w:rFonts w:ascii="Franklin Gothic Book" w:eastAsia="Leelawadee" w:hAnsi="Franklin Gothic Book" w:cs="Leelawadee"/>
          <w:sz w:val="22"/>
          <w:szCs w:val="22"/>
        </w:rPr>
        <w:t xml:space="preserve">Yang </w:t>
      </w:r>
      <w:r w:rsidR="009A0E5E" w:rsidRPr="007A6D06">
        <w:rPr>
          <w:rFonts w:ascii="Franklin Gothic Book" w:eastAsia="Leelawadee" w:hAnsi="Franklin Gothic Book" w:cs="Leelawadee"/>
          <w:i/>
          <w:sz w:val="22"/>
          <w:szCs w:val="22"/>
        </w:rPr>
        <w:t>et al.</w:t>
      </w:r>
      <w:r w:rsidR="0037682B" w:rsidRPr="007A6D06">
        <w:rPr>
          <w:rFonts w:ascii="Franklin Gothic Book" w:eastAsia="Leelawadee" w:hAnsi="Franklin Gothic Book" w:cs="Leelawadee"/>
          <w:sz w:val="22"/>
          <w:szCs w:val="22"/>
        </w:rPr>
        <w:t>, 2023).</w:t>
      </w:r>
      <w:r w:rsidR="00D4733C" w:rsidRPr="007A6D06">
        <w:rPr>
          <w:rFonts w:ascii="Franklin Gothic Book" w:eastAsia="Leelawadee" w:hAnsi="Franklin Gothic Book" w:cs="Leelawadee"/>
          <w:sz w:val="22"/>
          <w:szCs w:val="22"/>
        </w:rPr>
        <w:t xml:space="preserve"> </w:t>
      </w:r>
      <w:r w:rsidR="003220D3" w:rsidRPr="007A6D06">
        <w:rPr>
          <w:rFonts w:ascii="Franklin Gothic Book" w:eastAsia="Leelawadee" w:hAnsi="Franklin Gothic Book" w:cs="Leelawadee"/>
          <w:sz w:val="22"/>
          <w:szCs w:val="22"/>
        </w:rPr>
        <w:t xml:space="preserve"> First, v</w:t>
      </w:r>
      <w:r w:rsidR="0037682B" w:rsidRPr="007A6D06">
        <w:rPr>
          <w:rFonts w:ascii="Franklin Gothic Book" w:eastAsia="Leelawadee" w:hAnsi="Franklin Gothic Book" w:cs="Leelawadee"/>
          <w:sz w:val="22"/>
          <w:szCs w:val="22"/>
        </w:rPr>
        <w:t>ariables with the greatest varia</w:t>
      </w:r>
      <w:r w:rsidR="00965F2E" w:rsidRPr="007A6D06">
        <w:rPr>
          <w:rFonts w:ascii="Franklin Gothic Book" w:eastAsia="Leelawadee" w:hAnsi="Franklin Gothic Book" w:cs="Leelawadee"/>
          <w:sz w:val="22"/>
          <w:szCs w:val="22"/>
        </w:rPr>
        <w:t>nce and standard deviation</w:t>
      </w:r>
      <w:r w:rsidR="0037682B" w:rsidRPr="007A6D06">
        <w:rPr>
          <w:rFonts w:ascii="Franklin Gothic Book" w:eastAsia="Leelawadee" w:hAnsi="Franklin Gothic Book" w:cs="Leelawadee"/>
          <w:sz w:val="22"/>
          <w:szCs w:val="22"/>
        </w:rPr>
        <w:t xml:space="preserve"> across LSOAs were prioriti</w:t>
      </w:r>
      <w:r w:rsidR="00C45BCC" w:rsidRPr="007A6D06">
        <w:rPr>
          <w:rFonts w:ascii="Franklin Gothic Book" w:eastAsia="Leelawadee" w:hAnsi="Franklin Gothic Book" w:cs="Leelawadee"/>
          <w:sz w:val="22"/>
          <w:szCs w:val="22"/>
        </w:rPr>
        <w:t>s</w:t>
      </w:r>
      <w:r w:rsidR="0037682B" w:rsidRPr="007A6D06">
        <w:rPr>
          <w:rFonts w:ascii="Franklin Gothic Book" w:eastAsia="Leelawadee" w:hAnsi="Franklin Gothic Book" w:cs="Leelawadee"/>
          <w:sz w:val="22"/>
          <w:szCs w:val="22"/>
        </w:rPr>
        <w:t>ed to enhance cluster discrimination</w:t>
      </w:r>
      <w:r w:rsidR="003220D3" w:rsidRPr="007A6D06">
        <w:rPr>
          <w:rFonts w:ascii="Franklin Gothic Book" w:eastAsia="Leelawadee" w:hAnsi="Franklin Gothic Book" w:cs="Leelawadee"/>
          <w:sz w:val="22"/>
          <w:szCs w:val="22"/>
        </w:rPr>
        <w:t xml:space="preserve"> and</w:t>
      </w:r>
      <w:r w:rsidR="0037682B" w:rsidRPr="007A6D06">
        <w:rPr>
          <w:rFonts w:ascii="Franklin Gothic Book" w:eastAsia="Leelawadee" w:hAnsi="Franklin Gothic Book" w:cs="Leelawadee"/>
          <w:sz w:val="22"/>
          <w:szCs w:val="22"/>
        </w:rPr>
        <w:t xml:space="preserve"> captur</w:t>
      </w:r>
      <w:r w:rsidR="003220D3" w:rsidRPr="007A6D06">
        <w:rPr>
          <w:rFonts w:ascii="Franklin Gothic Book" w:eastAsia="Leelawadee" w:hAnsi="Franklin Gothic Book" w:cs="Leelawadee"/>
          <w:sz w:val="22"/>
          <w:szCs w:val="22"/>
        </w:rPr>
        <w:t>e</w:t>
      </w:r>
      <w:r w:rsidR="0037682B" w:rsidRPr="007A6D06">
        <w:rPr>
          <w:rFonts w:ascii="Franklin Gothic Book" w:eastAsia="Leelawadee" w:hAnsi="Franklin Gothic Book" w:cs="Leelawadee"/>
          <w:sz w:val="22"/>
          <w:szCs w:val="22"/>
        </w:rPr>
        <w:t xml:space="preserve"> geographic differences.</w:t>
      </w:r>
      <w:r w:rsidR="003220D3" w:rsidRPr="007A6D06">
        <w:rPr>
          <w:rFonts w:ascii="Franklin Gothic Book" w:eastAsia="Leelawadee" w:hAnsi="Franklin Gothic Book" w:cs="Leelawadee"/>
          <w:sz w:val="22"/>
          <w:szCs w:val="22"/>
        </w:rPr>
        <w:t xml:space="preserve"> </w:t>
      </w:r>
      <w:r w:rsidR="00C45BCC" w:rsidRPr="007A6D06">
        <w:rPr>
          <w:rFonts w:ascii="Franklin Gothic Book" w:eastAsia="Leelawadee" w:hAnsi="Franklin Gothic Book" w:cs="Leelawadee"/>
          <w:sz w:val="22"/>
          <w:szCs w:val="22"/>
        </w:rPr>
        <w:t xml:space="preserve">Secondly, highly correlated variables were minimised to prevent disproportionate influence on the classification. Pearson’s correlation coefficient </w:t>
      </w:r>
      <w:r w:rsidR="004C5A83" w:rsidRPr="007A6D06">
        <w:rPr>
          <w:rFonts w:ascii="Franklin Gothic Book" w:eastAsia="Leelawadee" w:hAnsi="Franklin Gothic Book" w:cs="Leelawadee"/>
          <w:sz w:val="22"/>
          <w:szCs w:val="22"/>
        </w:rPr>
        <w:t xml:space="preserve">was used to </w:t>
      </w:r>
      <w:r w:rsidR="00C45BCC" w:rsidRPr="007A6D06">
        <w:rPr>
          <w:rFonts w:ascii="Franklin Gothic Book" w:eastAsia="Leelawadee" w:hAnsi="Franklin Gothic Book" w:cs="Leelawadee"/>
          <w:sz w:val="22"/>
          <w:szCs w:val="22"/>
        </w:rPr>
        <w:t>identif</w:t>
      </w:r>
      <w:r w:rsidR="004C5A83" w:rsidRPr="007A6D06">
        <w:rPr>
          <w:rFonts w:ascii="Franklin Gothic Book" w:eastAsia="Leelawadee" w:hAnsi="Franklin Gothic Book" w:cs="Leelawadee"/>
          <w:sz w:val="22"/>
          <w:szCs w:val="22"/>
        </w:rPr>
        <w:t>y</w:t>
      </w:r>
      <w:r w:rsidR="00C45BCC" w:rsidRPr="007A6D06">
        <w:rPr>
          <w:rFonts w:ascii="Franklin Gothic Book" w:eastAsia="Leelawadee" w:hAnsi="Franklin Gothic Book" w:cs="Leelawadee"/>
          <w:sz w:val="22"/>
          <w:szCs w:val="22"/>
        </w:rPr>
        <w:t xml:space="preserve"> correlations above 0.8, </w:t>
      </w:r>
      <w:r w:rsidR="004C5A83" w:rsidRPr="007A6D06">
        <w:rPr>
          <w:rFonts w:ascii="Franklin Gothic Book" w:eastAsia="Leelawadee" w:hAnsi="Franklin Gothic Book" w:cs="Leelawadee"/>
          <w:sz w:val="22"/>
          <w:szCs w:val="22"/>
        </w:rPr>
        <w:t>which were either excluded</w:t>
      </w:r>
      <w:r w:rsidR="00355B14" w:rsidRPr="007A6D06">
        <w:rPr>
          <w:rFonts w:ascii="Franklin Gothic Book" w:eastAsia="Leelawadee" w:hAnsi="Franklin Gothic Book" w:cs="Leelawadee"/>
          <w:sz w:val="22"/>
          <w:szCs w:val="22"/>
        </w:rPr>
        <w:t xml:space="preserve">, </w:t>
      </w:r>
      <w:r w:rsidR="004C5A83" w:rsidRPr="007A6D06">
        <w:rPr>
          <w:rFonts w:ascii="Franklin Gothic Book" w:eastAsia="Leelawadee" w:hAnsi="Franklin Gothic Book" w:cs="Leelawadee"/>
          <w:sz w:val="22"/>
          <w:szCs w:val="22"/>
        </w:rPr>
        <w:t xml:space="preserve">if the information was sufficiently captured by other variables (e.g., </w:t>
      </w:r>
      <w:r w:rsidR="004C5A83" w:rsidRPr="007A6D06">
        <w:rPr>
          <w:rFonts w:ascii="Franklin Gothic Book" w:eastAsia="Leelawadee" w:hAnsi="Franklin Gothic Book" w:cs="Leelawadee"/>
          <w:i/>
          <w:iCs/>
          <w:sz w:val="22"/>
          <w:szCs w:val="22"/>
        </w:rPr>
        <w:t xml:space="preserve">investments in </w:t>
      </w:r>
      <w:r w:rsidR="00447D97" w:rsidRPr="007A6D06">
        <w:rPr>
          <w:rFonts w:ascii="Franklin Gothic Book" w:eastAsia="Leelawadee" w:hAnsi="Franklin Gothic Book" w:cs="Leelawadee"/>
          <w:i/>
          <w:iCs/>
          <w:sz w:val="22"/>
          <w:szCs w:val="22"/>
        </w:rPr>
        <w:t xml:space="preserve">property </w:t>
      </w:r>
      <w:r w:rsidR="004C5A83" w:rsidRPr="007A6D06">
        <w:rPr>
          <w:rFonts w:ascii="Franklin Gothic Book" w:eastAsia="Leelawadee" w:hAnsi="Franklin Gothic Book" w:cs="Leelawadee"/>
          <w:sz w:val="22"/>
          <w:szCs w:val="22"/>
        </w:rPr>
        <w:t xml:space="preserve">within </w:t>
      </w:r>
      <w:r w:rsidR="004C5A83" w:rsidRPr="007A6D06">
        <w:rPr>
          <w:rFonts w:ascii="Franklin Gothic Book" w:eastAsia="Leelawadee" w:hAnsi="Franklin Gothic Book" w:cs="Leelawadee"/>
          <w:i/>
          <w:iCs/>
          <w:sz w:val="22"/>
          <w:szCs w:val="22"/>
        </w:rPr>
        <w:t>investments</w:t>
      </w:r>
      <w:r w:rsidR="004C5A83" w:rsidRPr="007A6D06">
        <w:rPr>
          <w:rFonts w:ascii="Franklin Gothic Book" w:eastAsia="Leelawadee" w:hAnsi="Franklin Gothic Book" w:cs="Leelawadee"/>
          <w:sz w:val="22"/>
          <w:szCs w:val="22"/>
        </w:rPr>
        <w:t>)</w:t>
      </w:r>
      <w:r w:rsidR="00355B14" w:rsidRPr="007A6D06">
        <w:rPr>
          <w:rFonts w:ascii="Franklin Gothic Book" w:eastAsia="Leelawadee" w:hAnsi="Franklin Gothic Book" w:cs="Leelawadee"/>
          <w:sz w:val="22"/>
          <w:szCs w:val="22"/>
        </w:rPr>
        <w:t xml:space="preserve">, </w:t>
      </w:r>
      <w:r w:rsidR="004C5A83" w:rsidRPr="007A6D06">
        <w:rPr>
          <w:rFonts w:ascii="Franklin Gothic Book" w:eastAsia="Leelawadee" w:hAnsi="Franklin Gothic Book" w:cs="Leelawadee"/>
          <w:sz w:val="22"/>
          <w:szCs w:val="22"/>
        </w:rPr>
        <w:t xml:space="preserve">or combined. </w:t>
      </w:r>
      <w:r w:rsidR="00965F2E" w:rsidRPr="007A6D06">
        <w:rPr>
          <w:rFonts w:ascii="Franklin Gothic Book" w:eastAsia="Leelawadee" w:hAnsi="Franklin Gothic Book" w:cs="Leelawadee"/>
          <w:sz w:val="22"/>
          <w:szCs w:val="22"/>
        </w:rPr>
        <w:t>Finally, a balanc</w:t>
      </w:r>
      <w:r w:rsidR="008A7C93" w:rsidRPr="007A6D06">
        <w:rPr>
          <w:rFonts w:ascii="Franklin Gothic Book" w:eastAsia="Leelawadee" w:hAnsi="Franklin Gothic Book" w:cs="Leelawadee"/>
          <w:sz w:val="22"/>
          <w:szCs w:val="22"/>
        </w:rPr>
        <w:t>ed</w:t>
      </w:r>
      <w:r w:rsidR="00965F2E" w:rsidRPr="007A6D06">
        <w:rPr>
          <w:rFonts w:ascii="Franklin Gothic Book" w:eastAsia="Leelawadee" w:hAnsi="Franklin Gothic Book" w:cs="Leelawadee"/>
          <w:sz w:val="22"/>
          <w:szCs w:val="22"/>
        </w:rPr>
        <w:t xml:space="preserve"> variable selection ensured a broad yet purpose-driven classification by </w:t>
      </w:r>
      <w:r w:rsidR="008A7C93" w:rsidRPr="007A6D06">
        <w:rPr>
          <w:rFonts w:ascii="Franklin Gothic Book" w:eastAsia="Leelawadee" w:hAnsi="Franklin Gothic Book" w:cs="Leelawadee"/>
          <w:sz w:val="22"/>
          <w:szCs w:val="22"/>
        </w:rPr>
        <w:t xml:space="preserve">including a </w:t>
      </w:r>
      <w:r w:rsidR="00965F2E" w:rsidRPr="007A6D06">
        <w:rPr>
          <w:rFonts w:ascii="Franklin Gothic Book" w:eastAsia="Leelawadee" w:hAnsi="Franklin Gothic Book" w:cs="Leelawadee"/>
          <w:sz w:val="22"/>
          <w:szCs w:val="22"/>
        </w:rPr>
        <w:t xml:space="preserve">diverse </w:t>
      </w:r>
      <w:r w:rsidR="008A7C93" w:rsidRPr="007A6D06">
        <w:rPr>
          <w:rFonts w:ascii="Franklin Gothic Book" w:eastAsia="Leelawadee" w:hAnsi="Franklin Gothic Book" w:cs="Leelawadee"/>
          <w:sz w:val="22"/>
          <w:szCs w:val="22"/>
        </w:rPr>
        <w:t xml:space="preserve">range of variables </w:t>
      </w:r>
      <w:r w:rsidR="00965F2E" w:rsidRPr="007A6D06">
        <w:rPr>
          <w:rFonts w:ascii="Franklin Gothic Book" w:eastAsia="Leelawadee" w:hAnsi="Franklin Gothic Book" w:cs="Leelawadee"/>
          <w:sz w:val="22"/>
          <w:szCs w:val="22"/>
        </w:rPr>
        <w:t xml:space="preserve">while </w:t>
      </w:r>
      <w:r w:rsidR="000A66EE" w:rsidRPr="007A6D06">
        <w:rPr>
          <w:rFonts w:ascii="Franklin Gothic Book" w:eastAsia="Leelawadee" w:hAnsi="Franklin Gothic Book" w:cs="Leelawadee"/>
          <w:sz w:val="22"/>
          <w:szCs w:val="22"/>
        </w:rPr>
        <w:t>minimising</w:t>
      </w:r>
      <w:r w:rsidR="00965F2E" w:rsidRPr="007A6D06">
        <w:rPr>
          <w:rFonts w:ascii="Franklin Gothic Book" w:eastAsia="Leelawadee" w:hAnsi="Franklin Gothic Book" w:cs="Leelawadee"/>
          <w:sz w:val="22"/>
          <w:szCs w:val="22"/>
        </w:rPr>
        <w:t xml:space="preserve"> redundancy</w:t>
      </w:r>
      <w:r w:rsidR="003D33E5" w:rsidRPr="007A6D06">
        <w:rPr>
          <w:rFonts w:ascii="Franklin Gothic Book" w:eastAsia="Leelawadee" w:hAnsi="Franklin Gothic Book" w:cs="Leelawadee"/>
          <w:sz w:val="22"/>
          <w:szCs w:val="22"/>
        </w:rPr>
        <w:t xml:space="preserve">, </w:t>
      </w:r>
      <w:r w:rsidR="00447D97" w:rsidRPr="007A6D06">
        <w:rPr>
          <w:rFonts w:ascii="Franklin Gothic Book" w:eastAsia="Leelawadee" w:hAnsi="Franklin Gothic Book" w:cs="Leelawadee"/>
          <w:sz w:val="22"/>
          <w:szCs w:val="22"/>
        </w:rPr>
        <w:t xml:space="preserve">ultimately </w:t>
      </w:r>
      <w:r w:rsidR="003D33E5" w:rsidRPr="007A6D06">
        <w:rPr>
          <w:rFonts w:ascii="Franklin Gothic Book" w:eastAsia="Leelawadee" w:hAnsi="Franklin Gothic Book" w:cs="Leelawadee"/>
          <w:sz w:val="22"/>
          <w:szCs w:val="22"/>
        </w:rPr>
        <w:t>selecting</w:t>
      </w:r>
      <w:r w:rsidR="000A66EE" w:rsidRPr="007A6D06">
        <w:rPr>
          <w:rFonts w:ascii="Franklin Gothic Book" w:eastAsia="Leelawadee" w:hAnsi="Franklin Gothic Book" w:cs="Leelawadee"/>
          <w:sz w:val="22"/>
          <w:szCs w:val="22"/>
        </w:rPr>
        <w:t xml:space="preserve"> </w:t>
      </w:r>
      <w:r w:rsidR="003D33E5" w:rsidRPr="007A6D06">
        <w:rPr>
          <w:rFonts w:ascii="Franklin Gothic Book" w:eastAsia="Leelawadee" w:hAnsi="Franklin Gothic Book" w:cs="Leelawadee"/>
          <w:sz w:val="22"/>
          <w:szCs w:val="22"/>
        </w:rPr>
        <w:t>f</w:t>
      </w:r>
      <w:r w:rsidR="000A66EE" w:rsidRPr="007A6D06">
        <w:rPr>
          <w:rFonts w:ascii="Franklin Gothic Book" w:eastAsia="Leelawadee" w:hAnsi="Franklin Gothic Book" w:cs="Leelawadee"/>
          <w:sz w:val="22"/>
          <w:szCs w:val="22"/>
        </w:rPr>
        <w:t xml:space="preserve">ifty-two </w:t>
      </w:r>
      <w:r w:rsidR="0099776E" w:rsidRPr="007A6D06">
        <w:rPr>
          <w:rFonts w:ascii="Franklin Gothic Book" w:eastAsia="Leelawadee" w:hAnsi="Franklin Gothic Book" w:cs="Leelawadee"/>
          <w:sz w:val="22"/>
          <w:szCs w:val="22"/>
        </w:rPr>
        <w:t xml:space="preserve">variables. </w:t>
      </w:r>
    </w:p>
    <w:p w14:paraId="683EB147" w14:textId="35A0B71A" w:rsidR="00D4733C" w:rsidRPr="007A6D06" w:rsidRDefault="00E37279" w:rsidP="006106DD">
      <w:pPr>
        <w:spacing w:before="240" w:after="240"/>
        <w:jc w:val="both"/>
        <w:rPr>
          <w:rFonts w:ascii="Franklin Gothic Book" w:eastAsia="Leelawadee" w:hAnsi="Franklin Gothic Book" w:cs="Leelawadee"/>
          <w:i/>
          <w:iCs/>
          <w:sz w:val="22"/>
          <w:szCs w:val="22"/>
        </w:rPr>
      </w:pPr>
      <w:r w:rsidRPr="007A6D06">
        <w:rPr>
          <w:rFonts w:ascii="Franklin Gothic Book" w:eastAsia="Leelawadee" w:hAnsi="Franklin Gothic Book" w:cs="Leelawadee"/>
          <w:i/>
          <w:iCs/>
          <w:sz w:val="22"/>
          <w:szCs w:val="22"/>
        </w:rPr>
        <w:t>3.</w:t>
      </w:r>
      <w:r w:rsidR="008401D6" w:rsidRPr="007A6D06">
        <w:rPr>
          <w:rFonts w:ascii="Franklin Gothic Book" w:eastAsia="Leelawadee" w:hAnsi="Franklin Gothic Book" w:cs="Leelawadee"/>
          <w:i/>
          <w:iCs/>
          <w:sz w:val="22"/>
          <w:szCs w:val="22"/>
        </w:rPr>
        <w:t>3</w:t>
      </w:r>
      <w:r w:rsidR="00D45280" w:rsidRPr="007A6D06">
        <w:rPr>
          <w:rFonts w:ascii="Franklin Gothic Book" w:eastAsia="Leelawadee" w:hAnsi="Franklin Gothic Book" w:cs="Leelawadee"/>
          <w:i/>
          <w:iCs/>
          <w:sz w:val="22"/>
          <w:szCs w:val="22"/>
        </w:rPr>
        <w:t xml:space="preserve"> Stage </w:t>
      </w:r>
      <w:r w:rsidR="00FF360A" w:rsidRPr="007A6D06">
        <w:rPr>
          <w:rFonts w:ascii="Franklin Gothic Book" w:eastAsia="Leelawadee" w:hAnsi="Franklin Gothic Book" w:cs="Leelawadee"/>
          <w:i/>
          <w:iCs/>
          <w:sz w:val="22"/>
          <w:szCs w:val="22"/>
        </w:rPr>
        <w:t>3</w:t>
      </w:r>
      <w:r w:rsidR="00F713B9" w:rsidRPr="007A6D06">
        <w:rPr>
          <w:rFonts w:ascii="Franklin Gothic Book" w:eastAsia="Leelawadee" w:hAnsi="Franklin Gothic Book" w:cs="Leelawadee"/>
          <w:i/>
          <w:iCs/>
          <w:sz w:val="22"/>
          <w:szCs w:val="22"/>
        </w:rPr>
        <w:t xml:space="preserve"> - </w:t>
      </w:r>
      <w:r w:rsidR="00D4733C" w:rsidRPr="007A6D06">
        <w:rPr>
          <w:rFonts w:ascii="Franklin Gothic Book" w:eastAsia="Leelawadee" w:hAnsi="Franklin Gothic Book" w:cs="Leelawadee"/>
          <w:i/>
          <w:iCs/>
          <w:sz w:val="22"/>
          <w:szCs w:val="22"/>
        </w:rPr>
        <w:t>Clustering</w:t>
      </w:r>
    </w:p>
    <w:p w14:paraId="3AE9A805" w14:textId="47C0D260" w:rsidR="00E62691" w:rsidRPr="007A6D06" w:rsidRDefault="00E62691" w:rsidP="006106DD">
      <w:pPr>
        <w:spacing w:before="240" w:after="240"/>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Clustering is central to geodemographic classification, grouping areas by shared characteristics. Several algorithms were considered, including k-means, Partition Around Medoids, and fuzzy geographically weighted clustering. K-means was selected for its efficiency, scalability for large population datasets, and strong performance in terms of silhouette scores and cluster separation</w:t>
      </w:r>
      <w:r w:rsidR="003D33E5" w:rsidRPr="007A6D06">
        <w:rPr>
          <w:rFonts w:ascii="Franklin Gothic Book" w:eastAsia="Leelawadee" w:hAnsi="Franklin Gothic Book" w:cs="Leelawadee"/>
          <w:sz w:val="22"/>
          <w:szCs w:val="22"/>
        </w:rPr>
        <w:t xml:space="preserve"> and</w:t>
      </w:r>
      <w:r w:rsidRPr="007A6D06">
        <w:rPr>
          <w:rFonts w:ascii="Franklin Gothic Book" w:eastAsia="Leelawadee" w:hAnsi="Franklin Gothic Book" w:cs="Leelawadee"/>
          <w:sz w:val="22"/>
          <w:szCs w:val="22"/>
        </w:rPr>
        <w:t xml:space="preserve"> </w:t>
      </w:r>
      <w:r w:rsidR="003D33E5" w:rsidRPr="007A6D06">
        <w:rPr>
          <w:rFonts w:ascii="Franklin Gothic Book" w:eastAsia="Leelawadee" w:hAnsi="Franklin Gothic Book" w:cs="Leelawadee"/>
          <w:sz w:val="22"/>
          <w:szCs w:val="22"/>
        </w:rPr>
        <w:t>i</w:t>
      </w:r>
      <w:r w:rsidRPr="007A6D06">
        <w:rPr>
          <w:rFonts w:ascii="Franklin Gothic Book" w:eastAsia="Leelawadee" w:hAnsi="Franklin Gothic Book" w:cs="Leelawadee"/>
          <w:sz w:val="22"/>
          <w:szCs w:val="22"/>
        </w:rPr>
        <w:t>t is well established in geodemographic research</w:t>
      </w:r>
      <w:r w:rsidR="003D33E5"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Cockings </w:t>
      </w:r>
      <w:r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2020; Singleton </w:t>
      </w:r>
      <w:r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lastRenderedPageBreak/>
        <w:t xml:space="preserve">2020; Yang </w:t>
      </w:r>
      <w:r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2023). However, its assumptions, including spherical clusters and sensitivity to initialisation, mean that clusters should be interpreted as broad groupings (Singh </w:t>
      </w:r>
      <w:r w:rsidRPr="007A6D06">
        <w:rPr>
          <w:rFonts w:ascii="Franklin Gothic Book" w:eastAsia="Leelawadee" w:hAnsi="Franklin Gothic Book" w:cs="Leelawadee"/>
          <w:i/>
          <w:sz w:val="22"/>
          <w:szCs w:val="22"/>
        </w:rPr>
        <w:t xml:space="preserve">et al., </w:t>
      </w:r>
      <w:r w:rsidRPr="007A6D06">
        <w:rPr>
          <w:rFonts w:ascii="Franklin Gothic Book" w:eastAsia="Leelawadee" w:hAnsi="Franklin Gothic Book" w:cs="Leelawadee"/>
          <w:sz w:val="22"/>
          <w:szCs w:val="22"/>
        </w:rPr>
        <w:t>2022).</w:t>
      </w:r>
    </w:p>
    <w:p w14:paraId="593D3C89" w14:textId="1F7E3DBC" w:rsidR="000227EB" w:rsidRPr="007A6D06" w:rsidRDefault="00D4733C" w:rsidP="006106DD">
      <w:pPr>
        <w:spacing w:before="240" w:after="240"/>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Before applying clustering, </w:t>
      </w:r>
      <w:r w:rsidR="009B3EAE" w:rsidRPr="007A6D06">
        <w:rPr>
          <w:rFonts w:ascii="Franklin Gothic Book" w:eastAsia="Leelawadee" w:hAnsi="Franklin Gothic Book" w:cs="Leelawadee"/>
          <w:sz w:val="22"/>
          <w:szCs w:val="22"/>
        </w:rPr>
        <w:t xml:space="preserve">the </w:t>
      </w:r>
      <w:r w:rsidRPr="007A6D06">
        <w:rPr>
          <w:rFonts w:ascii="Franklin Gothic Book" w:eastAsia="Leelawadee" w:hAnsi="Franklin Gothic Book" w:cs="Leelawadee"/>
          <w:sz w:val="22"/>
          <w:szCs w:val="22"/>
        </w:rPr>
        <w:t xml:space="preserve">data </w:t>
      </w:r>
      <w:r w:rsidR="00447D97" w:rsidRPr="007A6D06">
        <w:rPr>
          <w:rFonts w:ascii="Franklin Gothic Book" w:eastAsia="Leelawadee" w:hAnsi="Franklin Gothic Book" w:cs="Leelawadee"/>
          <w:sz w:val="22"/>
          <w:szCs w:val="22"/>
        </w:rPr>
        <w:t>was</w:t>
      </w:r>
      <w:r w:rsidRPr="007A6D06">
        <w:rPr>
          <w:rFonts w:ascii="Franklin Gothic Book" w:eastAsia="Leelawadee" w:hAnsi="Franklin Gothic Book" w:cs="Leelawadee"/>
          <w:sz w:val="22"/>
          <w:szCs w:val="22"/>
        </w:rPr>
        <w:t xml:space="preserve"> standardi</w:t>
      </w:r>
      <w:r w:rsidR="008220D3" w:rsidRPr="007A6D06">
        <w:rPr>
          <w:rFonts w:ascii="Franklin Gothic Book" w:eastAsia="Leelawadee" w:hAnsi="Franklin Gothic Book" w:cs="Leelawadee"/>
          <w:sz w:val="22"/>
          <w:szCs w:val="22"/>
        </w:rPr>
        <w:t>s</w:t>
      </w:r>
      <w:r w:rsidRPr="007A6D06">
        <w:rPr>
          <w:rFonts w:ascii="Franklin Gothic Book" w:eastAsia="Leelawadee" w:hAnsi="Franklin Gothic Book" w:cs="Leelawadee"/>
          <w:sz w:val="22"/>
          <w:szCs w:val="22"/>
        </w:rPr>
        <w:t>ed</w:t>
      </w:r>
      <w:r w:rsidR="00E43DA7" w:rsidRPr="007A6D06">
        <w:rPr>
          <w:rFonts w:ascii="Franklin Gothic Book" w:eastAsia="Leelawadee" w:hAnsi="Franklin Gothic Book" w:cs="Leelawadee"/>
          <w:sz w:val="22"/>
          <w:szCs w:val="22"/>
        </w:rPr>
        <w:t xml:space="preserve"> and transformed</w:t>
      </w:r>
      <w:r w:rsidRPr="007A6D06">
        <w:rPr>
          <w:rFonts w:ascii="Franklin Gothic Book" w:eastAsia="Leelawadee" w:hAnsi="Franklin Gothic Book" w:cs="Leelawadee"/>
          <w:sz w:val="22"/>
          <w:szCs w:val="22"/>
        </w:rPr>
        <w:t xml:space="preserve"> to ensure all variables are comparable </w:t>
      </w:r>
      <w:r w:rsidR="00165B27"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Singleton </w:t>
      </w:r>
      <w:r w:rsidR="009A0E5E"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2020)</w:t>
      </w:r>
      <w:r w:rsidR="00E43DA7" w:rsidRPr="007A6D06">
        <w:rPr>
          <w:rFonts w:ascii="Franklin Gothic Book" w:eastAsia="Leelawadee" w:hAnsi="Franklin Gothic Book" w:cs="Leelawadee"/>
          <w:sz w:val="22"/>
          <w:szCs w:val="22"/>
        </w:rPr>
        <w:t>, using the z-score method for normalisation</w:t>
      </w:r>
      <w:r w:rsidR="003D33E5" w:rsidRPr="007A6D06">
        <w:rPr>
          <w:rFonts w:ascii="Franklin Gothic Book" w:eastAsia="Leelawadee" w:hAnsi="Franklin Gothic Book" w:cs="Leelawadee"/>
          <w:sz w:val="22"/>
          <w:szCs w:val="22"/>
        </w:rPr>
        <w:t xml:space="preserve"> </w:t>
      </w:r>
      <w:r w:rsidR="00E43DA7" w:rsidRPr="007A6D06">
        <w:rPr>
          <w:rFonts w:ascii="Franklin Gothic Book" w:eastAsia="Leelawadee" w:hAnsi="Franklin Gothic Book" w:cs="Leelawadee"/>
          <w:sz w:val="22"/>
          <w:szCs w:val="22"/>
        </w:rPr>
        <w:t xml:space="preserve">and </w:t>
      </w:r>
      <w:r w:rsidR="00926C6A" w:rsidRPr="007A6D06">
        <w:rPr>
          <w:rFonts w:ascii="Franklin Gothic Book" w:eastAsia="Leelawadee" w:hAnsi="Franklin Gothic Book" w:cs="Leelawadee"/>
          <w:sz w:val="22"/>
          <w:szCs w:val="22"/>
        </w:rPr>
        <w:t xml:space="preserve">Box-Cox transformations </w:t>
      </w:r>
      <w:r w:rsidR="00E43DA7" w:rsidRPr="007A6D06">
        <w:rPr>
          <w:rFonts w:ascii="Franklin Gothic Book" w:eastAsia="Leelawadee" w:hAnsi="Franklin Gothic Book" w:cs="Leelawadee"/>
          <w:sz w:val="22"/>
          <w:szCs w:val="22"/>
        </w:rPr>
        <w:t>to reduce variable skewness (</w:t>
      </w:r>
      <w:r w:rsidRPr="007A6D06">
        <w:rPr>
          <w:rFonts w:ascii="Franklin Gothic Book" w:eastAsia="Leelawadee" w:hAnsi="Franklin Gothic Book" w:cs="Leelawadee"/>
          <w:sz w:val="22"/>
          <w:szCs w:val="22"/>
        </w:rPr>
        <w:t xml:space="preserve">Cockings </w:t>
      </w:r>
      <w:r w:rsidR="009A0E5E"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2020; Yang </w:t>
      </w:r>
      <w:r w:rsidR="009A0E5E"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2023).</w:t>
      </w:r>
      <w:r w:rsidR="003D33E5" w:rsidRPr="007A6D06">
        <w:rPr>
          <w:rFonts w:ascii="Franklin Gothic Book" w:eastAsia="Leelawadee" w:hAnsi="Franklin Gothic Book" w:cs="Leelawadee"/>
          <w:sz w:val="22"/>
          <w:szCs w:val="22"/>
        </w:rPr>
        <w:t xml:space="preserve"> Thereafter</w:t>
      </w:r>
      <w:r w:rsidR="000227EB" w:rsidRPr="007A6D06">
        <w:rPr>
          <w:rFonts w:ascii="Franklin Gothic Book" w:eastAsia="Leelawadee" w:hAnsi="Franklin Gothic Book" w:cs="Leelawadee"/>
          <w:sz w:val="22"/>
          <w:szCs w:val="22"/>
        </w:rPr>
        <w:t xml:space="preserve">, k-means clustering was applied, with the optimal number of clusters determined using an elbow plot and clustergram, </w:t>
      </w:r>
      <w:r w:rsidR="00536956" w:rsidRPr="007A6D06">
        <w:rPr>
          <w:rFonts w:ascii="Franklin Gothic Book" w:eastAsia="Leelawadee" w:hAnsi="Franklin Gothic Book" w:cs="Leelawadee"/>
          <w:sz w:val="22"/>
          <w:szCs w:val="22"/>
        </w:rPr>
        <w:t>visualis</w:t>
      </w:r>
      <w:r w:rsidR="00C8262F" w:rsidRPr="007A6D06">
        <w:rPr>
          <w:rFonts w:ascii="Franklin Gothic Book" w:eastAsia="Leelawadee" w:hAnsi="Franklin Gothic Book" w:cs="Leelawadee"/>
          <w:sz w:val="22"/>
          <w:szCs w:val="22"/>
        </w:rPr>
        <w:t xml:space="preserve">ing </w:t>
      </w:r>
      <w:r w:rsidR="00536956" w:rsidRPr="007A6D06">
        <w:rPr>
          <w:rFonts w:ascii="Franklin Gothic Book" w:eastAsia="Leelawadee" w:hAnsi="Franklin Gothic Book" w:cs="Leelawadee"/>
          <w:sz w:val="22"/>
          <w:szCs w:val="22"/>
        </w:rPr>
        <w:t xml:space="preserve">within-cluster similarity based on </w:t>
      </w:r>
      <w:r w:rsidR="000227EB" w:rsidRPr="007A6D06">
        <w:rPr>
          <w:rFonts w:ascii="Franklin Gothic Book" w:eastAsia="Leelawadee" w:hAnsi="Franklin Gothic Book" w:cs="Leelawadee"/>
          <w:sz w:val="22"/>
          <w:szCs w:val="22"/>
        </w:rPr>
        <w:t xml:space="preserve">Euclidean distance (Gale </w:t>
      </w:r>
      <w:r w:rsidR="009A0E5E" w:rsidRPr="007A6D06">
        <w:rPr>
          <w:rFonts w:ascii="Franklin Gothic Book" w:eastAsia="Leelawadee" w:hAnsi="Franklin Gothic Book" w:cs="Leelawadee"/>
          <w:i/>
          <w:sz w:val="22"/>
          <w:szCs w:val="22"/>
        </w:rPr>
        <w:t>et al.</w:t>
      </w:r>
      <w:r w:rsidR="000227EB" w:rsidRPr="007A6D06">
        <w:rPr>
          <w:rFonts w:ascii="Franklin Gothic Book" w:eastAsia="Leelawadee" w:hAnsi="Franklin Gothic Book" w:cs="Leelawadee"/>
          <w:sz w:val="22"/>
          <w:szCs w:val="22"/>
        </w:rPr>
        <w:t>, 2016</w:t>
      </w:r>
      <w:r w:rsidR="00F03F5A" w:rsidRPr="007A6D06">
        <w:rPr>
          <w:rFonts w:ascii="Franklin Gothic Book" w:eastAsia="Leelawadee" w:hAnsi="Franklin Gothic Book" w:cs="Leelawadee"/>
          <w:sz w:val="22"/>
          <w:szCs w:val="22"/>
        </w:rPr>
        <w:t xml:space="preserve">, Singleton </w:t>
      </w:r>
      <w:r w:rsidR="00F03F5A" w:rsidRPr="007A6D06">
        <w:rPr>
          <w:rFonts w:ascii="Franklin Gothic Book" w:eastAsia="Leelawadee" w:hAnsi="Franklin Gothic Book" w:cs="Leelawadee"/>
          <w:i/>
          <w:sz w:val="22"/>
          <w:szCs w:val="22"/>
        </w:rPr>
        <w:t xml:space="preserve">et al., </w:t>
      </w:r>
      <w:r w:rsidR="00F03F5A" w:rsidRPr="007A6D06">
        <w:rPr>
          <w:rFonts w:ascii="Franklin Gothic Book" w:eastAsia="Leelawadee" w:hAnsi="Franklin Gothic Book" w:cs="Leelawadee"/>
          <w:sz w:val="22"/>
          <w:szCs w:val="22"/>
        </w:rPr>
        <w:t xml:space="preserve">2020; Yang </w:t>
      </w:r>
      <w:r w:rsidR="00F03F5A" w:rsidRPr="007A6D06">
        <w:rPr>
          <w:rFonts w:ascii="Franklin Gothic Book" w:eastAsia="Leelawadee" w:hAnsi="Franklin Gothic Book" w:cs="Leelawadee"/>
          <w:i/>
          <w:sz w:val="22"/>
          <w:szCs w:val="22"/>
        </w:rPr>
        <w:t>et al. 2023</w:t>
      </w:r>
      <w:r w:rsidR="000227EB" w:rsidRPr="007A6D06">
        <w:rPr>
          <w:rFonts w:ascii="Franklin Gothic Book" w:eastAsia="Leelawadee" w:hAnsi="Franklin Gothic Book" w:cs="Leelawadee"/>
          <w:sz w:val="22"/>
          <w:szCs w:val="22"/>
        </w:rPr>
        <w:t xml:space="preserve">). </w:t>
      </w:r>
      <w:r w:rsidR="00536956" w:rsidRPr="007A6D06">
        <w:rPr>
          <w:rFonts w:ascii="Franklin Gothic Book" w:eastAsia="Leelawadee" w:hAnsi="Franklin Gothic Book" w:cs="Leelawadee"/>
          <w:sz w:val="22"/>
          <w:szCs w:val="22"/>
        </w:rPr>
        <w:t xml:space="preserve">Testing different </w:t>
      </w:r>
      <w:r w:rsidR="00C23950" w:rsidRPr="007A6D06">
        <w:rPr>
          <w:rFonts w:ascii="Franklin Gothic Book" w:eastAsia="Leelawadee" w:hAnsi="Franklin Gothic Book" w:cs="Leelawadee"/>
          <w:sz w:val="22"/>
          <w:szCs w:val="22"/>
        </w:rPr>
        <w:t>values,</w:t>
      </w:r>
      <w:r w:rsidR="000227EB" w:rsidRPr="007A6D06">
        <w:rPr>
          <w:rFonts w:ascii="Franklin Gothic Book" w:eastAsia="Leelawadee" w:hAnsi="Franklin Gothic Book" w:cs="Leelawadee"/>
          <w:sz w:val="22"/>
          <w:szCs w:val="22"/>
        </w:rPr>
        <w:t xml:space="preserve"> k=4 was chosen as it maintained well-separated, coherent clusters, while higher values led to overlap. Higher-level clusters were identified first, </w:t>
      </w:r>
      <w:r w:rsidR="00D21FFF" w:rsidRPr="007A6D06">
        <w:rPr>
          <w:rFonts w:ascii="Franklin Gothic Book" w:eastAsia="Leelawadee" w:hAnsi="Franklin Gothic Book" w:cs="Leelawadee"/>
          <w:sz w:val="22"/>
          <w:szCs w:val="22"/>
        </w:rPr>
        <w:t xml:space="preserve">then the steps above were repeated to identify subclusters </w:t>
      </w:r>
      <w:r w:rsidR="008520AD" w:rsidRPr="007A6D06">
        <w:rPr>
          <w:rFonts w:ascii="Franklin Gothic Book" w:eastAsia="Leelawadee" w:hAnsi="Franklin Gothic Book" w:cs="Leelawadee"/>
          <w:sz w:val="22"/>
          <w:szCs w:val="22"/>
        </w:rPr>
        <w:t>(</w:t>
      </w:r>
      <w:r w:rsidR="000227EB" w:rsidRPr="007A6D06">
        <w:rPr>
          <w:rFonts w:ascii="Franklin Gothic Book" w:eastAsia="Leelawadee" w:hAnsi="Franklin Gothic Book" w:cs="Leelawadee"/>
          <w:sz w:val="22"/>
          <w:szCs w:val="22"/>
        </w:rPr>
        <w:t xml:space="preserve">Cockings </w:t>
      </w:r>
      <w:r w:rsidR="009A0E5E" w:rsidRPr="007A6D06">
        <w:rPr>
          <w:rFonts w:ascii="Franklin Gothic Book" w:eastAsia="Leelawadee" w:hAnsi="Franklin Gothic Book" w:cs="Leelawadee"/>
          <w:i/>
          <w:sz w:val="22"/>
          <w:szCs w:val="22"/>
        </w:rPr>
        <w:t>et al.</w:t>
      </w:r>
      <w:r w:rsidR="008520AD" w:rsidRPr="007A6D06">
        <w:rPr>
          <w:rFonts w:ascii="Franklin Gothic Book" w:eastAsia="Leelawadee" w:hAnsi="Franklin Gothic Book" w:cs="Leelawadee"/>
          <w:sz w:val="22"/>
          <w:szCs w:val="22"/>
        </w:rPr>
        <w:t xml:space="preserve">, </w:t>
      </w:r>
      <w:r w:rsidR="000227EB" w:rsidRPr="007A6D06">
        <w:rPr>
          <w:rFonts w:ascii="Franklin Gothic Book" w:eastAsia="Leelawadee" w:hAnsi="Franklin Gothic Book" w:cs="Leelawadee"/>
          <w:sz w:val="22"/>
          <w:szCs w:val="22"/>
        </w:rPr>
        <w:t>2020).</w:t>
      </w:r>
    </w:p>
    <w:p w14:paraId="655D783E" w14:textId="27752948" w:rsidR="00D4733C" w:rsidRPr="007A6D06" w:rsidRDefault="00E37279" w:rsidP="006106DD">
      <w:pPr>
        <w:spacing w:before="240" w:after="240"/>
        <w:jc w:val="both"/>
        <w:rPr>
          <w:rFonts w:ascii="Franklin Gothic Book" w:eastAsia="Leelawadee" w:hAnsi="Franklin Gothic Book" w:cs="Leelawadee"/>
          <w:i/>
          <w:iCs/>
          <w:sz w:val="22"/>
          <w:szCs w:val="22"/>
        </w:rPr>
      </w:pPr>
      <w:r w:rsidRPr="007A6D06">
        <w:rPr>
          <w:rFonts w:ascii="Franklin Gothic Book" w:eastAsia="Leelawadee" w:hAnsi="Franklin Gothic Book" w:cs="Leelawadee"/>
          <w:i/>
          <w:iCs/>
          <w:sz w:val="22"/>
          <w:szCs w:val="22"/>
        </w:rPr>
        <w:t>3.</w:t>
      </w:r>
      <w:r w:rsidR="008401D6" w:rsidRPr="007A6D06">
        <w:rPr>
          <w:rFonts w:ascii="Franklin Gothic Book" w:eastAsia="Leelawadee" w:hAnsi="Franklin Gothic Book" w:cs="Leelawadee"/>
          <w:i/>
          <w:iCs/>
          <w:sz w:val="22"/>
          <w:szCs w:val="22"/>
        </w:rPr>
        <w:t>4</w:t>
      </w:r>
      <w:r w:rsidRPr="007A6D06">
        <w:rPr>
          <w:rFonts w:ascii="Franklin Gothic Book" w:eastAsia="Leelawadee" w:hAnsi="Franklin Gothic Book" w:cs="Leelawadee"/>
          <w:i/>
          <w:iCs/>
          <w:sz w:val="22"/>
          <w:szCs w:val="22"/>
        </w:rPr>
        <w:t xml:space="preserve"> </w:t>
      </w:r>
      <w:r w:rsidR="00FF360A" w:rsidRPr="007A6D06">
        <w:rPr>
          <w:rFonts w:ascii="Franklin Gothic Book" w:eastAsia="Leelawadee" w:hAnsi="Franklin Gothic Book" w:cs="Leelawadee"/>
          <w:i/>
          <w:iCs/>
          <w:sz w:val="22"/>
          <w:szCs w:val="22"/>
        </w:rPr>
        <w:t xml:space="preserve">Stage 4 - </w:t>
      </w:r>
      <w:r w:rsidR="00D4733C" w:rsidRPr="007A6D06">
        <w:rPr>
          <w:rFonts w:ascii="Franklin Gothic Book" w:eastAsia="Leelawadee" w:hAnsi="Franklin Gothic Book" w:cs="Leelawadee"/>
          <w:i/>
          <w:iCs/>
          <w:sz w:val="22"/>
          <w:szCs w:val="22"/>
        </w:rPr>
        <w:t>Naming Clusters</w:t>
      </w:r>
    </w:p>
    <w:p w14:paraId="3659817C" w14:textId="5CCE2336" w:rsidR="00DA6DAD" w:rsidRPr="007A6D06" w:rsidRDefault="00D4733C" w:rsidP="006106DD">
      <w:pPr>
        <w:spacing w:before="240" w:after="240"/>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The clustering results were defined </w:t>
      </w:r>
      <w:r w:rsidR="00B5040E" w:rsidRPr="007A6D06">
        <w:rPr>
          <w:rFonts w:ascii="Franklin Gothic Book" w:eastAsia="Leelawadee" w:hAnsi="Franklin Gothic Book" w:cs="Leelawadee"/>
          <w:sz w:val="22"/>
          <w:szCs w:val="22"/>
        </w:rPr>
        <w:t xml:space="preserve">using </w:t>
      </w:r>
      <w:r w:rsidRPr="007A6D06">
        <w:rPr>
          <w:rFonts w:ascii="Franklin Gothic Book" w:eastAsia="Leelawadee" w:hAnsi="Franklin Gothic Book" w:cs="Leelawadee"/>
          <w:sz w:val="22"/>
          <w:szCs w:val="22"/>
        </w:rPr>
        <w:t>descriptive names and profiles</w:t>
      </w:r>
      <w:r w:rsidR="003D33E5"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based on their distinctive characteristics as identified through z-scores of the input variables (Gale </w:t>
      </w:r>
      <w:r w:rsidR="009A0E5E"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2016, Singleton </w:t>
      </w:r>
      <w:r w:rsidR="009A0E5E"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2020). These z-scores, standardi</w:t>
      </w:r>
      <w:r w:rsidR="003754D9" w:rsidRPr="007A6D06">
        <w:rPr>
          <w:rFonts w:ascii="Franklin Gothic Book" w:eastAsia="Leelawadee" w:hAnsi="Franklin Gothic Book" w:cs="Leelawadee"/>
          <w:sz w:val="22"/>
          <w:szCs w:val="22"/>
        </w:rPr>
        <w:t>s</w:t>
      </w:r>
      <w:r w:rsidRPr="007A6D06">
        <w:rPr>
          <w:rFonts w:ascii="Franklin Gothic Book" w:eastAsia="Leelawadee" w:hAnsi="Franklin Gothic Book" w:cs="Leelawadee"/>
          <w:sz w:val="22"/>
          <w:szCs w:val="22"/>
        </w:rPr>
        <w:t xml:space="preserve">ed around a mean of 0, highlighted how each cluster </w:t>
      </w:r>
      <w:r w:rsidR="00B5040E" w:rsidRPr="007A6D06">
        <w:rPr>
          <w:rFonts w:ascii="Franklin Gothic Book" w:eastAsia="Leelawadee" w:hAnsi="Franklin Gothic Book" w:cs="Leelawadee"/>
          <w:sz w:val="22"/>
          <w:szCs w:val="22"/>
        </w:rPr>
        <w:t xml:space="preserve">deviated </w:t>
      </w:r>
      <w:r w:rsidRPr="007A6D06">
        <w:rPr>
          <w:rFonts w:ascii="Franklin Gothic Book" w:eastAsia="Leelawadee" w:hAnsi="Franklin Gothic Book" w:cs="Leelawadee"/>
          <w:sz w:val="22"/>
          <w:szCs w:val="22"/>
        </w:rPr>
        <w:t>from the average</w:t>
      </w:r>
      <w:r w:rsidR="003447A1" w:rsidRPr="007A6D06">
        <w:rPr>
          <w:rFonts w:ascii="Franklin Gothic Book" w:eastAsia="Leelawadee" w:hAnsi="Franklin Gothic Book" w:cs="Leelawadee"/>
          <w:sz w:val="22"/>
          <w:szCs w:val="22"/>
        </w:rPr>
        <w:t>, where p</w:t>
      </w:r>
      <w:r w:rsidRPr="007A6D06">
        <w:rPr>
          <w:rFonts w:ascii="Franklin Gothic Book" w:eastAsia="Leelawadee" w:hAnsi="Franklin Gothic Book" w:cs="Leelawadee"/>
          <w:sz w:val="22"/>
          <w:szCs w:val="22"/>
        </w:rPr>
        <w:t xml:space="preserve">ositive values indicated above-average characteristics, </w:t>
      </w:r>
      <w:r w:rsidR="003447A1" w:rsidRPr="007A6D06">
        <w:rPr>
          <w:rFonts w:ascii="Franklin Gothic Book" w:eastAsia="Leelawadee" w:hAnsi="Franklin Gothic Book" w:cs="Leelawadee"/>
          <w:sz w:val="22"/>
          <w:szCs w:val="22"/>
        </w:rPr>
        <w:t>with</w:t>
      </w:r>
      <w:r w:rsidRPr="007A6D06">
        <w:rPr>
          <w:rFonts w:ascii="Franklin Gothic Book" w:eastAsia="Leelawadee" w:hAnsi="Franklin Gothic Book" w:cs="Leelawadee"/>
          <w:sz w:val="22"/>
          <w:szCs w:val="22"/>
        </w:rPr>
        <w:t xml:space="preserve"> </w:t>
      </w:r>
      <w:r w:rsidR="003447A1" w:rsidRPr="007A6D06">
        <w:rPr>
          <w:rFonts w:ascii="Franklin Gothic Book" w:eastAsia="Leelawadee" w:hAnsi="Franklin Gothic Book" w:cs="Leelawadee"/>
          <w:sz w:val="22"/>
          <w:szCs w:val="22"/>
        </w:rPr>
        <w:t>v</w:t>
      </w:r>
      <w:r w:rsidRPr="007A6D06">
        <w:rPr>
          <w:rFonts w:ascii="Franklin Gothic Book" w:eastAsia="Leelawadee" w:hAnsi="Franklin Gothic Book" w:cs="Leelawadee"/>
          <w:sz w:val="22"/>
          <w:szCs w:val="22"/>
        </w:rPr>
        <w:t xml:space="preserve">ariables </w:t>
      </w:r>
      <w:r w:rsidR="003447A1" w:rsidRPr="007A6D06">
        <w:rPr>
          <w:rFonts w:ascii="Franklin Gothic Book" w:eastAsia="Leelawadee" w:hAnsi="Franklin Gothic Book" w:cs="Leelawadee"/>
          <w:sz w:val="22"/>
          <w:szCs w:val="22"/>
        </w:rPr>
        <w:t>exhibiting the</w:t>
      </w:r>
      <w:r w:rsidRPr="007A6D06">
        <w:rPr>
          <w:rFonts w:ascii="Franklin Gothic Book" w:eastAsia="Leelawadee" w:hAnsi="Franklin Gothic Book" w:cs="Leelawadee"/>
          <w:sz w:val="22"/>
          <w:szCs w:val="22"/>
        </w:rPr>
        <w:t xml:space="preserve"> most extreme z-scores used to define the features of each group.</w:t>
      </w:r>
      <w:r w:rsidR="00E37279" w:rsidRPr="007A6D06">
        <w:rPr>
          <w:rFonts w:ascii="Franklin Gothic Book" w:hAnsi="Franklin Gothic Book"/>
        </w:rPr>
        <w:t xml:space="preserve"> </w:t>
      </w:r>
      <w:r w:rsidR="00060309" w:rsidRPr="007A6D06">
        <w:rPr>
          <w:rFonts w:ascii="Franklin Gothic Book" w:eastAsia="Leelawadee" w:hAnsi="Franklin Gothic Book" w:cs="Leelawadee"/>
          <w:sz w:val="22"/>
          <w:szCs w:val="22"/>
        </w:rPr>
        <w:t xml:space="preserve">The </w:t>
      </w:r>
      <w:r w:rsidRPr="007A6D06">
        <w:rPr>
          <w:rFonts w:ascii="Franklin Gothic Book" w:eastAsia="Leelawadee" w:hAnsi="Franklin Gothic Book" w:cs="Leelawadee"/>
          <w:sz w:val="22"/>
          <w:szCs w:val="22"/>
        </w:rPr>
        <w:t xml:space="preserve">naming process </w:t>
      </w:r>
      <w:r w:rsidR="00447D97" w:rsidRPr="007A6D06">
        <w:rPr>
          <w:rFonts w:ascii="Franklin Gothic Book" w:eastAsia="Leelawadee" w:hAnsi="Franklin Gothic Book" w:cs="Leelawadee"/>
          <w:sz w:val="22"/>
          <w:szCs w:val="22"/>
        </w:rPr>
        <w:t xml:space="preserve">ensured the names </w:t>
      </w:r>
      <w:r w:rsidRPr="007A6D06">
        <w:rPr>
          <w:rFonts w:ascii="Franklin Gothic Book" w:eastAsia="Leelawadee" w:hAnsi="Franklin Gothic Book" w:cs="Leelawadee"/>
          <w:sz w:val="22"/>
          <w:szCs w:val="22"/>
        </w:rPr>
        <w:t>(1) accurately represent</w:t>
      </w:r>
      <w:r w:rsidR="003447A1" w:rsidRPr="007A6D06">
        <w:rPr>
          <w:rFonts w:ascii="Franklin Gothic Book" w:eastAsia="Leelawadee" w:hAnsi="Franklin Gothic Book" w:cs="Leelawadee"/>
          <w:sz w:val="22"/>
          <w:szCs w:val="22"/>
        </w:rPr>
        <w:t>ed</w:t>
      </w:r>
      <w:r w:rsidRPr="007A6D06">
        <w:rPr>
          <w:rFonts w:ascii="Franklin Gothic Book" w:eastAsia="Leelawadee" w:hAnsi="Franklin Gothic Book" w:cs="Leelawadee"/>
          <w:sz w:val="22"/>
          <w:szCs w:val="22"/>
        </w:rPr>
        <w:t xml:space="preserve"> the input variables</w:t>
      </w:r>
      <w:r w:rsidR="00A211F4"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(2) </w:t>
      </w:r>
      <w:r w:rsidR="003447A1" w:rsidRPr="007A6D06">
        <w:rPr>
          <w:rFonts w:ascii="Franklin Gothic Book" w:eastAsia="Leelawadee" w:hAnsi="Franklin Gothic Book" w:cs="Leelawadee"/>
          <w:sz w:val="22"/>
          <w:szCs w:val="22"/>
        </w:rPr>
        <w:t>were consistent</w:t>
      </w:r>
      <w:r w:rsidR="00A211F4"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(3) remain</w:t>
      </w:r>
      <w:r w:rsidR="003447A1" w:rsidRPr="007A6D06">
        <w:rPr>
          <w:rFonts w:ascii="Franklin Gothic Book" w:eastAsia="Leelawadee" w:hAnsi="Franklin Gothic Book" w:cs="Leelawadee"/>
          <w:sz w:val="22"/>
          <w:szCs w:val="22"/>
        </w:rPr>
        <w:t>ed</w:t>
      </w:r>
      <w:r w:rsidRPr="007A6D06">
        <w:rPr>
          <w:rFonts w:ascii="Franklin Gothic Book" w:eastAsia="Leelawadee" w:hAnsi="Franklin Gothic Book" w:cs="Leelawadee"/>
          <w:sz w:val="22"/>
          <w:szCs w:val="22"/>
        </w:rPr>
        <w:t xml:space="preserve"> neutral and unbiased</w:t>
      </w:r>
      <w:r w:rsidR="00B5040E"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and (4) avoid</w:t>
      </w:r>
      <w:r w:rsidR="003447A1" w:rsidRPr="007A6D06">
        <w:rPr>
          <w:rFonts w:ascii="Franklin Gothic Book" w:eastAsia="Leelawadee" w:hAnsi="Franklin Gothic Book" w:cs="Leelawadee"/>
          <w:sz w:val="22"/>
          <w:szCs w:val="22"/>
        </w:rPr>
        <w:t>ed</w:t>
      </w:r>
      <w:r w:rsidRPr="007A6D06">
        <w:rPr>
          <w:rFonts w:ascii="Franklin Gothic Book" w:eastAsia="Leelawadee" w:hAnsi="Franklin Gothic Book" w:cs="Leelawadee"/>
          <w:sz w:val="22"/>
          <w:szCs w:val="22"/>
        </w:rPr>
        <w:t xml:space="preserve"> overlap (</w:t>
      </w:r>
      <w:r w:rsidR="0031098B" w:rsidRPr="007A6D06">
        <w:rPr>
          <w:rFonts w:ascii="Franklin Gothic Book" w:eastAsia="Leelawadee" w:hAnsi="Franklin Gothic Book" w:cs="Leelawadee"/>
          <w:sz w:val="22"/>
          <w:szCs w:val="22"/>
        </w:rPr>
        <w:t xml:space="preserve">Singleton </w:t>
      </w:r>
      <w:r w:rsidR="0031098B" w:rsidRPr="007A6D06">
        <w:rPr>
          <w:rFonts w:ascii="Franklin Gothic Book" w:eastAsia="Leelawadee" w:hAnsi="Franklin Gothic Book" w:cs="Leelawadee"/>
          <w:i/>
          <w:sz w:val="22"/>
          <w:szCs w:val="22"/>
        </w:rPr>
        <w:t xml:space="preserve">et al., </w:t>
      </w:r>
      <w:r w:rsidR="0031098B" w:rsidRPr="007A6D06">
        <w:rPr>
          <w:rFonts w:ascii="Franklin Gothic Book" w:eastAsia="Leelawadee" w:hAnsi="Franklin Gothic Book" w:cs="Leelawadee"/>
          <w:sz w:val="22"/>
          <w:szCs w:val="22"/>
        </w:rPr>
        <w:t>2020</w:t>
      </w:r>
      <w:r w:rsidRPr="007A6D06">
        <w:rPr>
          <w:rFonts w:ascii="Franklin Gothic Book" w:eastAsia="Leelawadee" w:hAnsi="Franklin Gothic Book" w:cs="Leelawadee"/>
          <w:sz w:val="22"/>
          <w:szCs w:val="22"/>
        </w:rPr>
        <w:t xml:space="preserve">; Yang </w:t>
      </w:r>
      <w:r w:rsidR="009A0E5E"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2023). Names were</w:t>
      </w:r>
      <w:r w:rsidR="00B5040E"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drafted by the authors and </w:t>
      </w:r>
      <w:r w:rsidR="00B5040E" w:rsidRPr="007A6D06">
        <w:rPr>
          <w:rFonts w:ascii="Franklin Gothic Book" w:eastAsia="Leelawadee" w:hAnsi="Franklin Gothic Book" w:cs="Leelawadee"/>
          <w:sz w:val="22"/>
          <w:szCs w:val="22"/>
        </w:rPr>
        <w:t xml:space="preserve">refined </w:t>
      </w:r>
      <w:r w:rsidRPr="007A6D06">
        <w:rPr>
          <w:rFonts w:ascii="Franklin Gothic Book" w:eastAsia="Leelawadee" w:hAnsi="Franklin Gothic Book" w:cs="Leelawadee"/>
          <w:sz w:val="22"/>
          <w:szCs w:val="22"/>
        </w:rPr>
        <w:t xml:space="preserve">through this systematic process </w:t>
      </w:r>
      <w:r w:rsidR="00B5040E" w:rsidRPr="007A6D06">
        <w:rPr>
          <w:rFonts w:ascii="Franklin Gothic Book" w:eastAsia="Leelawadee" w:hAnsi="Franklin Gothic Book" w:cs="Leelawadee"/>
          <w:sz w:val="22"/>
          <w:szCs w:val="22"/>
        </w:rPr>
        <w:t xml:space="preserve">to ensure that </w:t>
      </w:r>
      <w:r w:rsidRPr="007A6D06">
        <w:rPr>
          <w:rFonts w:ascii="Franklin Gothic Book" w:eastAsia="Leelawadee" w:hAnsi="Franklin Gothic Book" w:cs="Leelawadee"/>
          <w:sz w:val="22"/>
          <w:szCs w:val="22"/>
        </w:rPr>
        <w:t xml:space="preserve">the clusters </w:t>
      </w:r>
      <w:r w:rsidR="00B5040E" w:rsidRPr="007A6D06">
        <w:rPr>
          <w:rFonts w:ascii="Franklin Gothic Book" w:eastAsia="Leelawadee" w:hAnsi="Franklin Gothic Book" w:cs="Leelawadee"/>
          <w:sz w:val="22"/>
          <w:szCs w:val="22"/>
        </w:rPr>
        <w:t>were</w:t>
      </w:r>
      <w:r w:rsidRPr="007A6D06">
        <w:rPr>
          <w:rFonts w:ascii="Franklin Gothic Book" w:eastAsia="Leelawadee" w:hAnsi="Franklin Gothic Book" w:cs="Leelawadee"/>
          <w:sz w:val="22"/>
          <w:szCs w:val="22"/>
        </w:rPr>
        <w:t xml:space="preserve"> analytically robust and easily interpretable.</w:t>
      </w:r>
    </w:p>
    <w:p w14:paraId="0270C74E" w14:textId="02111ACE" w:rsidR="00765D09" w:rsidRPr="007A6D06" w:rsidRDefault="00E37279" w:rsidP="00A52144">
      <w:pPr>
        <w:spacing w:before="240" w:after="240"/>
        <w:rPr>
          <w:rFonts w:ascii="Franklin Gothic Book" w:eastAsia="Leelawadee" w:hAnsi="Franklin Gothic Book" w:cs="Leelawadee"/>
          <w:b/>
          <w:sz w:val="22"/>
          <w:szCs w:val="22"/>
        </w:rPr>
      </w:pPr>
      <w:r w:rsidRPr="007A6D06">
        <w:rPr>
          <w:rFonts w:ascii="Franklin Gothic Book" w:eastAsia="Leelawadee" w:hAnsi="Franklin Gothic Book" w:cs="Leelawadee"/>
          <w:b/>
          <w:sz w:val="22"/>
          <w:szCs w:val="22"/>
        </w:rPr>
        <w:t xml:space="preserve">4. </w:t>
      </w:r>
      <w:r w:rsidR="00765D09" w:rsidRPr="007A6D06">
        <w:rPr>
          <w:rFonts w:ascii="Franklin Gothic Book" w:eastAsia="Leelawadee" w:hAnsi="Franklin Gothic Book" w:cs="Leelawadee"/>
          <w:b/>
          <w:sz w:val="22"/>
          <w:szCs w:val="22"/>
        </w:rPr>
        <w:t>Results</w:t>
      </w:r>
    </w:p>
    <w:p w14:paraId="54805869" w14:textId="34EA2FA0" w:rsidR="00105688" w:rsidRPr="007A6D06" w:rsidRDefault="002942F2" w:rsidP="007B0857">
      <w:pPr>
        <w:spacing w:before="240" w:after="240"/>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This section presents the </w:t>
      </w:r>
      <w:r w:rsidR="002D20ED" w:rsidRPr="007A6D06">
        <w:rPr>
          <w:rFonts w:ascii="Franklin Gothic Book" w:eastAsia="Leelawadee" w:hAnsi="Franklin Gothic Book" w:cs="Leelawadee"/>
          <w:sz w:val="22"/>
          <w:szCs w:val="22"/>
        </w:rPr>
        <w:t>four clusters and nine subclusters</w:t>
      </w:r>
      <w:r w:rsidR="00E24CB5" w:rsidRPr="007A6D06">
        <w:rPr>
          <w:rFonts w:ascii="Franklin Gothic Book" w:eastAsia="Leelawadee" w:hAnsi="Franklin Gothic Book" w:cs="Leelawadee"/>
          <w:sz w:val="22"/>
          <w:szCs w:val="22"/>
        </w:rPr>
        <w:t xml:space="preserve"> for</w:t>
      </w:r>
      <w:r w:rsidRPr="007A6D06">
        <w:rPr>
          <w:rFonts w:ascii="Franklin Gothic Book" w:eastAsia="Leelawadee" w:hAnsi="Franklin Gothic Book" w:cs="Leelawadee"/>
          <w:sz w:val="22"/>
          <w:szCs w:val="22"/>
        </w:rPr>
        <w:t xml:space="preserve"> the geodemographic classification of consumer behaviour across England and Wales</w:t>
      </w:r>
      <w:r w:rsidR="00E24CB5" w:rsidRPr="007A6D06">
        <w:rPr>
          <w:rFonts w:ascii="Franklin Gothic Book" w:eastAsia="Leelawadee" w:hAnsi="Franklin Gothic Book" w:cs="Leelawadee"/>
          <w:sz w:val="22"/>
          <w:szCs w:val="22"/>
        </w:rPr>
        <w:t>:</w:t>
      </w:r>
    </w:p>
    <w:p w14:paraId="39B46DC2" w14:textId="2FCFD642" w:rsidR="00CB6485" w:rsidRPr="007A6D06" w:rsidRDefault="0062624A" w:rsidP="00A425F2">
      <w:pPr>
        <w:spacing w:line="259" w:lineRule="auto"/>
        <w:jc w:val="center"/>
        <w:rPr>
          <w:rFonts w:ascii="Franklin Gothic Book" w:eastAsia="Leelawadee" w:hAnsi="Franklin Gothic Book" w:cs="Leelawadee"/>
          <w:b/>
          <w:sz w:val="22"/>
          <w:szCs w:val="22"/>
        </w:rPr>
      </w:pPr>
      <w:r w:rsidRPr="007A6D06">
        <w:rPr>
          <w:rFonts w:ascii="Franklin Gothic Book" w:eastAsia="Times New Roman" w:hAnsi="Franklin Gothic Book" w:cs="Calibri"/>
          <w:b/>
          <w:i/>
          <w:sz w:val="18"/>
          <w:szCs w:val="22"/>
          <w:lang w:eastAsia="en-GB"/>
        </w:rPr>
        <w:t>Add</w:t>
      </w:r>
      <w:r w:rsidR="00D33CA7" w:rsidRPr="007A6D06">
        <w:rPr>
          <w:rFonts w:ascii="Franklin Gothic Book" w:eastAsia="Times New Roman" w:hAnsi="Franklin Gothic Book" w:cs="Calibri"/>
          <w:b/>
          <w:i/>
          <w:sz w:val="18"/>
          <w:szCs w:val="22"/>
          <w:lang w:eastAsia="en-GB"/>
        </w:rPr>
        <w:t>-</w:t>
      </w:r>
      <w:r w:rsidR="00A425F2" w:rsidRPr="007A6D06">
        <w:rPr>
          <w:rFonts w:ascii="Franklin Gothic Book" w:eastAsia="Times New Roman" w:hAnsi="Franklin Gothic Book" w:cs="Calibri"/>
          <w:b/>
          <w:i/>
          <w:sz w:val="18"/>
          <w:szCs w:val="22"/>
          <w:lang w:eastAsia="en-GB"/>
        </w:rPr>
        <w:t>Table</w:t>
      </w:r>
      <w:r w:rsidR="00D33CA7" w:rsidRPr="007A6D06">
        <w:rPr>
          <w:rFonts w:ascii="Franklin Gothic Book" w:eastAsia="Times New Roman" w:hAnsi="Franklin Gothic Book" w:cs="Calibri"/>
          <w:b/>
          <w:i/>
          <w:sz w:val="18"/>
          <w:szCs w:val="22"/>
          <w:lang w:eastAsia="en-GB"/>
        </w:rPr>
        <w:t>-</w:t>
      </w:r>
      <w:r w:rsidR="00A425F2" w:rsidRPr="007A6D06">
        <w:rPr>
          <w:rFonts w:ascii="Franklin Gothic Book" w:eastAsia="Times New Roman" w:hAnsi="Franklin Gothic Book" w:cs="Calibri"/>
          <w:b/>
          <w:i/>
          <w:sz w:val="18"/>
          <w:szCs w:val="22"/>
          <w:lang w:eastAsia="en-GB"/>
        </w:rPr>
        <w:t>I</w:t>
      </w:r>
      <w:r w:rsidR="00D33CA7" w:rsidRPr="007A6D06">
        <w:rPr>
          <w:rFonts w:ascii="Franklin Gothic Book" w:eastAsia="Times New Roman" w:hAnsi="Franklin Gothic Book" w:cs="Calibri"/>
          <w:b/>
          <w:i/>
          <w:sz w:val="18"/>
          <w:szCs w:val="22"/>
          <w:lang w:eastAsia="en-GB"/>
        </w:rPr>
        <w:t>-</w:t>
      </w:r>
      <w:r w:rsidRPr="007A6D06">
        <w:rPr>
          <w:rFonts w:ascii="Franklin Gothic Book" w:eastAsia="Times New Roman" w:hAnsi="Franklin Gothic Book" w:cs="Calibri"/>
          <w:b/>
          <w:i/>
          <w:sz w:val="18"/>
          <w:szCs w:val="22"/>
          <w:lang w:eastAsia="en-GB"/>
        </w:rPr>
        <w:t>Here</w:t>
      </w:r>
    </w:p>
    <w:p w14:paraId="7449BA08" w14:textId="1731CAB8" w:rsidR="008F4B7C" w:rsidRPr="007A6D06" w:rsidRDefault="00E37279" w:rsidP="00A52144">
      <w:pPr>
        <w:spacing w:before="240" w:after="240"/>
        <w:rPr>
          <w:rFonts w:ascii="Franklin Gothic Book" w:eastAsia="Leelawadee" w:hAnsi="Franklin Gothic Book" w:cs="Leelawadee"/>
          <w:i/>
          <w:sz w:val="22"/>
          <w:szCs w:val="22"/>
        </w:rPr>
      </w:pPr>
      <w:r w:rsidRPr="007A6D06">
        <w:rPr>
          <w:rFonts w:ascii="Franklin Gothic Book" w:eastAsia="Leelawadee" w:hAnsi="Franklin Gothic Book" w:cs="Leelawadee"/>
          <w:i/>
          <w:sz w:val="22"/>
          <w:szCs w:val="22"/>
        </w:rPr>
        <w:t xml:space="preserve">4.1 </w:t>
      </w:r>
      <w:r w:rsidR="00CB6485" w:rsidRPr="007A6D06">
        <w:rPr>
          <w:rFonts w:ascii="Franklin Gothic Book" w:eastAsia="Leelawadee" w:hAnsi="Franklin Gothic Book" w:cs="Leelawadee"/>
          <w:i/>
          <w:sz w:val="22"/>
          <w:szCs w:val="22"/>
        </w:rPr>
        <w:t>Descriptions</w:t>
      </w:r>
    </w:p>
    <w:p w14:paraId="717472F7" w14:textId="1075A3F3" w:rsidR="000913B0" w:rsidRPr="007A6D06" w:rsidRDefault="00E24CB5" w:rsidP="009957FA">
      <w:pPr>
        <w:spacing w:before="240" w:after="240"/>
        <w:jc w:val="both"/>
        <w:rPr>
          <w:rFonts w:ascii="Franklin Gothic Book" w:hAnsi="Franklin Gothic Book"/>
          <w:sz w:val="22"/>
          <w:szCs w:val="22"/>
        </w:rPr>
      </w:pPr>
      <w:r w:rsidRPr="007A6D06">
        <w:rPr>
          <w:rFonts w:ascii="Franklin Gothic Book" w:hAnsi="Franklin Gothic Book"/>
          <w:sz w:val="22"/>
          <w:szCs w:val="22"/>
        </w:rPr>
        <w:t>T</w:t>
      </w:r>
      <w:r w:rsidR="005E3C6E" w:rsidRPr="007A6D06">
        <w:rPr>
          <w:rFonts w:ascii="Franklin Gothic Book" w:hAnsi="Franklin Gothic Book"/>
          <w:sz w:val="22"/>
          <w:szCs w:val="22"/>
        </w:rPr>
        <w:t xml:space="preserve">he first cluster, </w:t>
      </w:r>
      <w:r w:rsidR="005E3C6E" w:rsidRPr="007A6D06">
        <w:rPr>
          <w:rStyle w:val="Emphasis"/>
          <w:rFonts w:ascii="Franklin Gothic Book" w:hAnsi="Franklin Gothic Book"/>
          <w:sz w:val="22"/>
          <w:szCs w:val="22"/>
        </w:rPr>
        <w:t>Affluent Professional Consumers</w:t>
      </w:r>
      <w:r w:rsidRPr="007A6D06">
        <w:rPr>
          <w:rFonts w:ascii="Franklin Gothic Book" w:hAnsi="Franklin Gothic Book"/>
          <w:sz w:val="22"/>
          <w:szCs w:val="22"/>
        </w:rPr>
        <w:t>,</w:t>
      </w:r>
      <w:r w:rsidR="005E3C6E" w:rsidRPr="007A6D06">
        <w:rPr>
          <w:rFonts w:ascii="Franklin Gothic Book" w:hAnsi="Franklin Gothic Book"/>
          <w:sz w:val="22"/>
          <w:szCs w:val="22"/>
        </w:rPr>
        <w:t xml:space="preserve"> are characterised by young to middle-aged households with high educational attainment and strong representation in managerial and administrative occupations. Homeownership and mortgage uptake are common, reflecting financial security. </w:t>
      </w:r>
      <w:r w:rsidR="00897F35" w:rsidRPr="007A6D06">
        <w:rPr>
          <w:rFonts w:ascii="Franklin Gothic Book" w:hAnsi="Franklin Gothic Book"/>
          <w:sz w:val="22"/>
          <w:szCs w:val="22"/>
        </w:rPr>
        <w:t>The interaction of high socioeconomic capacity, strong digital engagement, and good accessibility to services explains the prevalence of premium, convenience-oriented, and omnichannel retail behaviours, rather than affluence alone. A</w:t>
      </w:r>
      <w:r w:rsidR="005E3C6E" w:rsidRPr="007A6D06">
        <w:rPr>
          <w:rFonts w:ascii="Franklin Gothic Book" w:hAnsi="Franklin Gothic Book"/>
          <w:sz w:val="22"/>
          <w:szCs w:val="22"/>
        </w:rPr>
        <w:t>ctive lifestyles</w:t>
      </w:r>
      <w:r w:rsidR="00897F35" w:rsidRPr="007A6D06">
        <w:rPr>
          <w:rFonts w:ascii="Franklin Gothic Book" w:hAnsi="Franklin Gothic Book"/>
          <w:sz w:val="22"/>
          <w:szCs w:val="22"/>
        </w:rPr>
        <w:t xml:space="preserve"> include </w:t>
      </w:r>
      <w:r w:rsidR="005E3C6E" w:rsidRPr="007A6D06">
        <w:rPr>
          <w:rFonts w:ascii="Franklin Gothic Book" w:hAnsi="Franklin Gothic Book"/>
          <w:sz w:val="22"/>
          <w:szCs w:val="22"/>
        </w:rPr>
        <w:t xml:space="preserve">engaging in outdoor recreation, cultural amenities and social dining, alongside strong digital engagement. </w:t>
      </w:r>
      <w:r w:rsidR="00897F35" w:rsidRPr="007A6D06">
        <w:rPr>
          <w:rStyle w:val="Strong"/>
          <w:rFonts w:ascii="Franklin Gothic Book" w:hAnsi="Franklin Gothic Book"/>
          <w:b w:val="0"/>
          <w:sz w:val="22"/>
          <w:szCs w:val="22"/>
        </w:rPr>
        <w:t>Further segmentation produced two subclusters</w:t>
      </w:r>
      <w:r w:rsidR="00C42D30" w:rsidRPr="007A6D06">
        <w:rPr>
          <w:rStyle w:val="Strong"/>
          <w:rFonts w:ascii="Franklin Gothic Book" w:hAnsi="Franklin Gothic Book"/>
          <w:b w:val="0"/>
          <w:sz w:val="22"/>
          <w:szCs w:val="22"/>
        </w:rPr>
        <w:t xml:space="preserve">: </w:t>
      </w:r>
      <w:r w:rsidR="00897F35" w:rsidRPr="007A6D06">
        <w:rPr>
          <w:rStyle w:val="Strong"/>
          <w:rFonts w:ascii="Franklin Gothic Book" w:hAnsi="Franklin Gothic Book"/>
          <w:b w:val="0"/>
          <w:sz w:val="22"/>
          <w:szCs w:val="22"/>
        </w:rPr>
        <w:t>Affluent Suburban Professionals and Urban Digital Millennials</w:t>
      </w:r>
      <w:r w:rsidR="00C42D30" w:rsidRPr="007A6D06">
        <w:rPr>
          <w:rStyle w:val="Strong"/>
          <w:rFonts w:ascii="Franklin Gothic Book" w:hAnsi="Franklin Gothic Book"/>
          <w:b w:val="0"/>
          <w:sz w:val="22"/>
          <w:szCs w:val="22"/>
        </w:rPr>
        <w:t xml:space="preserve">, </w:t>
      </w:r>
      <w:r w:rsidR="00897F35" w:rsidRPr="007A6D06">
        <w:rPr>
          <w:rStyle w:val="Strong"/>
          <w:rFonts w:ascii="Franklin Gothic Book" w:hAnsi="Franklin Gothic Book"/>
          <w:b w:val="0"/>
          <w:sz w:val="22"/>
          <w:szCs w:val="22"/>
        </w:rPr>
        <w:t xml:space="preserve">highlighting how differences in accessibility and digital engagement shape behaviour within similarly affluent groups. </w:t>
      </w:r>
    </w:p>
    <w:p w14:paraId="45F05AC9" w14:textId="75413672" w:rsidR="00616576" w:rsidRPr="007A6D06" w:rsidRDefault="005E3C6E" w:rsidP="009957FA">
      <w:pPr>
        <w:spacing w:before="240" w:after="240"/>
        <w:jc w:val="both"/>
        <w:rPr>
          <w:rFonts w:ascii="Franklin Gothic Book" w:hAnsi="Franklin Gothic Book"/>
          <w:sz w:val="22"/>
          <w:szCs w:val="22"/>
        </w:rPr>
      </w:pPr>
      <w:r w:rsidRPr="007A6D06">
        <w:rPr>
          <w:rFonts w:ascii="Franklin Gothic Book" w:hAnsi="Franklin Gothic Book"/>
          <w:i/>
          <w:sz w:val="22"/>
          <w:szCs w:val="22"/>
        </w:rPr>
        <w:t>Budget Conscious Young Urbanites</w:t>
      </w:r>
      <w:r w:rsidRPr="007A6D06">
        <w:rPr>
          <w:rFonts w:ascii="Franklin Gothic Book" w:hAnsi="Franklin Gothic Book"/>
          <w:sz w:val="22"/>
          <w:szCs w:val="22"/>
        </w:rPr>
        <w:t xml:space="preserve"> consist predominantly of young adults, students and individuals in routine or entry-level occupations. Single-person and shared rental households are common, with lower disposable income and limited financial resilience. </w:t>
      </w:r>
      <w:r w:rsidR="005761AB" w:rsidRPr="007A6D06">
        <w:rPr>
          <w:rFonts w:ascii="Franklin Gothic Book" w:hAnsi="Franklin Gothic Book"/>
          <w:sz w:val="22"/>
          <w:szCs w:val="22"/>
        </w:rPr>
        <w:t>Despite high digital engagement, constrained financial capacity channels behaviour towards cost-efficient online and discount retail</w:t>
      </w:r>
      <w:r w:rsidRPr="007A6D06">
        <w:rPr>
          <w:rFonts w:ascii="Franklin Gothic Book" w:hAnsi="Franklin Gothic Book"/>
          <w:sz w:val="22"/>
          <w:szCs w:val="22"/>
        </w:rPr>
        <w:t xml:space="preserve">. </w:t>
      </w:r>
      <w:r w:rsidR="005761AB" w:rsidRPr="007A6D06">
        <w:rPr>
          <w:rFonts w:ascii="Franklin Gothic Book" w:hAnsi="Franklin Gothic Book"/>
          <w:sz w:val="22"/>
          <w:szCs w:val="22"/>
        </w:rPr>
        <w:t xml:space="preserve">The interaction of socioeconomic precarity and high accessibility encourages </w:t>
      </w:r>
      <w:r w:rsidR="005761AB" w:rsidRPr="007A6D06">
        <w:rPr>
          <w:rFonts w:ascii="Franklin Gothic Book" w:hAnsi="Franklin Gothic Book"/>
          <w:sz w:val="22"/>
          <w:szCs w:val="22"/>
        </w:rPr>
        <w:lastRenderedPageBreak/>
        <w:t>frequent, digitally enabled bargain-seeking transactions</w:t>
      </w:r>
      <w:r w:rsidR="00142978" w:rsidRPr="007A6D06">
        <w:rPr>
          <w:rFonts w:ascii="Franklin Gothic Book" w:hAnsi="Franklin Gothic Book"/>
          <w:sz w:val="22"/>
          <w:szCs w:val="22"/>
        </w:rPr>
        <w:t xml:space="preserve">, </w:t>
      </w:r>
      <w:r w:rsidR="00E24CB5" w:rsidRPr="007A6D06">
        <w:rPr>
          <w:rFonts w:ascii="Franklin Gothic Book" w:hAnsi="Franklin Gothic Book"/>
          <w:sz w:val="22"/>
          <w:szCs w:val="22"/>
        </w:rPr>
        <w:t xml:space="preserve">distinguishing them </w:t>
      </w:r>
      <w:r w:rsidR="00142978" w:rsidRPr="007A6D06">
        <w:rPr>
          <w:rFonts w:ascii="Franklin Gothic Book" w:hAnsi="Franklin Gothic Book"/>
          <w:sz w:val="22"/>
          <w:szCs w:val="22"/>
        </w:rPr>
        <w:t>from the financial</w:t>
      </w:r>
      <w:r w:rsidR="00E24CB5" w:rsidRPr="007A6D06">
        <w:rPr>
          <w:rFonts w:ascii="Franklin Gothic Book" w:hAnsi="Franklin Gothic Book"/>
          <w:sz w:val="22"/>
          <w:szCs w:val="22"/>
        </w:rPr>
        <w:t>ly stronger first cluster</w:t>
      </w:r>
      <w:r w:rsidRPr="007A6D06">
        <w:rPr>
          <w:rFonts w:ascii="Franklin Gothic Book" w:hAnsi="Franklin Gothic Book"/>
          <w:sz w:val="22"/>
          <w:szCs w:val="22"/>
        </w:rPr>
        <w:t xml:space="preserve">. </w:t>
      </w:r>
      <w:r w:rsidR="00AC228E" w:rsidRPr="007A6D06">
        <w:rPr>
          <w:rFonts w:ascii="Franklin Gothic Book" w:hAnsi="Franklin Gothic Book"/>
          <w:sz w:val="22"/>
          <w:szCs w:val="22"/>
        </w:rPr>
        <w:t>Further segmentation produced two subclusters: ‘Value-Driven Young Spenders’ and ‘Price-Sensitive Digital Shoppers’</w:t>
      </w:r>
      <w:r w:rsidR="0062624A" w:rsidRPr="007A6D06">
        <w:rPr>
          <w:rFonts w:ascii="Franklin Gothic Book" w:hAnsi="Franklin Gothic Book"/>
          <w:sz w:val="22"/>
          <w:szCs w:val="22"/>
        </w:rPr>
        <w:t>.</w:t>
      </w:r>
      <w:r w:rsidR="00AC228E" w:rsidRPr="007A6D06">
        <w:rPr>
          <w:rFonts w:ascii="Franklin Gothic Book" w:hAnsi="Franklin Gothic Book"/>
          <w:sz w:val="22"/>
          <w:szCs w:val="22"/>
        </w:rPr>
        <w:t xml:space="preserve"> </w:t>
      </w:r>
    </w:p>
    <w:p w14:paraId="5D60A47B" w14:textId="59D38D67" w:rsidR="00616576" w:rsidRPr="007A6D06" w:rsidRDefault="009957FA" w:rsidP="009957FA">
      <w:pPr>
        <w:spacing w:before="240" w:after="240"/>
        <w:jc w:val="center"/>
        <w:rPr>
          <w:rFonts w:ascii="Franklin Gothic Book" w:hAnsi="Franklin Gothic Book"/>
          <w:b/>
          <w:sz w:val="32"/>
          <w:szCs w:val="22"/>
        </w:rPr>
      </w:pPr>
      <w:r w:rsidRPr="007A6D06">
        <w:rPr>
          <w:rFonts w:ascii="Franklin Gothic Book" w:hAnsi="Franklin Gothic Book"/>
          <w:b/>
          <w:noProof/>
          <w:sz w:val="22"/>
          <w:szCs w:val="16"/>
        </w:rPr>
        <w:t>Add</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Figure</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3</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here</w:t>
      </w:r>
    </w:p>
    <w:p w14:paraId="7BE660EE" w14:textId="29A6E888" w:rsidR="00E24CB5" w:rsidRPr="007A6D06" w:rsidRDefault="001029B3" w:rsidP="00EC5FDC">
      <w:pPr>
        <w:spacing w:before="240" w:after="240"/>
        <w:jc w:val="both"/>
        <w:rPr>
          <w:rFonts w:ascii="Franklin Gothic Book" w:hAnsi="Franklin Gothic Book"/>
          <w:sz w:val="22"/>
        </w:rPr>
      </w:pPr>
      <w:r w:rsidRPr="007A6D06">
        <w:rPr>
          <w:rFonts w:ascii="Franklin Gothic Book" w:hAnsi="Franklin Gothic Book"/>
        </w:rPr>
        <w:br/>
      </w:r>
    </w:p>
    <w:p w14:paraId="644435EF" w14:textId="671D489D" w:rsidR="001029B3" w:rsidRPr="007A6D06" w:rsidRDefault="00E24CB5" w:rsidP="00EC5FDC">
      <w:pPr>
        <w:spacing w:before="240" w:after="240"/>
        <w:jc w:val="both"/>
        <w:rPr>
          <w:rFonts w:ascii="Franklin Gothic Book" w:hAnsi="Franklin Gothic Book"/>
          <w:sz w:val="22"/>
        </w:rPr>
      </w:pPr>
      <w:r w:rsidRPr="007A6D06">
        <w:rPr>
          <w:rFonts w:ascii="Franklin Gothic Book" w:hAnsi="Franklin Gothic Book"/>
          <w:sz w:val="22"/>
        </w:rPr>
        <w:t xml:space="preserve">Family-oriented suburban consumers include young families and financially secure mid-life households with strong socioeconomic capacity, reflected in professional jobs and high homeownership. They are car-reliant and reside in well-connected, suburban areas. </w:t>
      </w:r>
      <w:r w:rsidR="0006364D" w:rsidRPr="007A6D06">
        <w:rPr>
          <w:rFonts w:ascii="Franklin Gothic Book" w:hAnsi="Franklin Gothic Book"/>
          <w:sz w:val="22"/>
        </w:rPr>
        <w:t>This combination supports planned, family-oriented consumption, including</w:t>
      </w:r>
      <w:r w:rsidR="005E3C6E" w:rsidRPr="007A6D06">
        <w:rPr>
          <w:rFonts w:ascii="Franklin Gothic Book" w:hAnsi="Franklin Gothic Book"/>
          <w:sz w:val="22"/>
        </w:rPr>
        <w:t xml:space="preserve"> regular premium retail spending, high online purchasing and participation in social leisure activities. Their residential context supports vehicle-based convenience shopping and family-oriented spending</w:t>
      </w:r>
      <w:r w:rsidR="00142978" w:rsidRPr="007A6D06">
        <w:rPr>
          <w:rFonts w:ascii="Franklin Gothic Book" w:hAnsi="Franklin Gothic Book"/>
          <w:sz w:val="22"/>
        </w:rPr>
        <w:t xml:space="preserve"> similar to </w:t>
      </w:r>
      <w:r w:rsidR="00142978" w:rsidRPr="007A6D06">
        <w:rPr>
          <w:rFonts w:ascii="Franklin Gothic Book" w:hAnsi="Franklin Gothic Book"/>
          <w:i/>
          <w:sz w:val="22"/>
        </w:rPr>
        <w:t>Traditional Rural Consumers</w:t>
      </w:r>
      <w:r w:rsidR="005E3C6E" w:rsidRPr="007A6D06">
        <w:rPr>
          <w:rFonts w:ascii="Franklin Gothic Book" w:hAnsi="Franklin Gothic Book"/>
          <w:sz w:val="22"/>
        </w:rPr>
        <w:t xml:space="preserve">, differentiating them from similarly affluent yet more urban-digitally oriented groups. </w:t>
      </w:r>
      <w:r w:rsidR="00D27C44" w:rsidRPr="007A6D06">
        <w:rPr>
          <w:rFonts w:ascii="Franklin Gothic Book" w:hAnsi="Franklin Gothic Book"/>
          <w:sz w:val="22"/>
        </w:rPr>
        <w:t>Further segmentation of</w:t>
      </w:r>
      <w:r w:rsidR="00DB5543" w:rsidRPr="007A6D06">
        <w:rPr>
          <w:rFonts w:ascii="Franklin Gothic Book" w:hAnsi="Franklin Gothic Book"/>
          <w:sz w:val="22"/>
        </w:rPr>
        <w:t xml:space="preserve"> Family Orientated Suburban Consumers</w:t>
      </w:r>
      <w:r w:rsidR="00D27C44" w:rsidRPr="007A6D06">
        <w:rPr>
          <w:rFonts w:ascii="Franklin Gothic Book" w:hAnsi="Franklin Gothic Book"/>
          <w:sz w:val="22"/>
        </w:rPr>
        <w:t xml:space="preserve"> produced three subclusters: ‘Established Families’, ‘Suburban Empty</w:t>
      </w:r>
      <w:r w:rsidR="00EE25CC" w:rsidRPr="007A6D06">
        <w:rPr>
          <w:rFonts w:ascii="Franklin Gothic Book" w:hAnsi="Franklin Gothic Book"/>
          <w:sz w:val="22"/>
        </w:rPr>
        <w:t>-</w:t>
      </w:r>
      <w:r w:rsidR="00D27C44" w:rsidRPr="007A6D06">
        <w:rPr>
          <w:rFonts w:ascii="Franklin Gothic Book" w:hAnsi="Franklin Gothic Book"/>
          <w:sz w:val="22"/>
        </w:rPr>
        <w:t>Nesters and ‘High-End Consumers’</w:t>
      </w:r>
      <w:r w:rsidR="0062624A" w:rsidRPr="007A6D06">
        <w:rPr>
          <w:rFonts w:ascii="Franklin Gothic Book" w:hAnsi="Franklin Gothic Book"/>
          <w:sz w:val="22"/>
        </w:rPr>
        <w:t>.</w:t>
      </w:r>
    </w:p>
    <w:p w14:paraId="06DA92DE" w14:textId="6C7DBE41" w:rsidR="002353A2" w:rsidRPr="007A6D06" w:rsidRDefault="005E3C6E" w:rsidP="002353A2">
      <w:pPr>
        <w:spacing w:before="240" w:after="240"/>
        <w:jc w:val="both"/>
        <w:rPr>
          <w:rFonts w:ascii="Franklin Gothic Book" w:hAnsi="Franklin Gothic Book"/>
          <w:sz w:val="22"/>
        </w:rPr>
      </w:pPr>
      <w:r w:rsidRPr="007A6D06">
        <w:rPr>
          <w:rFonts w:ascii="Franklin Gothic Book" w:hAnsi="Franklin Gothic Book"/>
          <w:i/>
          <w:sz w:val="22"/>
        </w:rPr>
        <w:t>Traditional Rural Consumers</w:t>
      </w:r>
      <w:r w:rsidRPr="007A6D06">
        <w:rPr>
          <w:rFonts w:ascii="Franklin Gothic Book" w:hAnsi="Franklin Gothic Book"/>
          <w:sz w:val="22"/>
        </w:rPr>
        <w:t xml:space="preserve"> represent older populations, </w:t>
      </w:r>
      <w:r w:rsidR="007C3877" w:rsidRPr="007A6D06">
        <w:rPr>
          <w:rFonts w:ascii="Franklin Gothic Book" w:hAnsi="Franklin Gothic Book"/>
          <w:sz w:val="22"/>
        </w:rPr>
        <w:t>with</w:t>
      </w:r>
      <w:r w:rsidR="00DD2B1A" w:rsidRPr="007A6D06">
        <w:rPr>
          <w:rFonts w:ascii="Franklin Gothic Book" w:hAnsi="Franklin Gothic Book"/>
          <w:sz w:val="22"/>
        </w:rPr>
        <w:t xml:space="preserve"> </w:t>
      </w:r>
      <w:r w:rsidRPr="007A6D06">
        <w:rPr>
          <w:rFonts w:ascii="Franklin Gothic Book" w:hAnsi="Franklin Gothic Book"/>
          <w:sz w:val="22"/>
        </w:rPr>
        <w:t xml:space="preserve">many retirees </w:t>
      </w:r>
      <w:r w:rsidR="007C3877" w:rsidRPr="007A6D06">
        <w:rPr>
          <w:rFonts w:ascii="Franklin Gothic Book" w:hAnsi="Franklin Gothic Book"/>
          <w:sz w:val="22"/>
        </w:rPr>
        <w:t xml:space="preserve">living </w:t>
      </w:r>
      <w:r w:rsidRPr="007A6D06">
        <w:rPr>
          <w:rFonts w:ascii="Franklin Gothic Book" w:hAnsi="Franklin Gothic Book"/>
          <w:sz w:val="22"/>
        </w:rPr>
        <w:t xml:space="preserve">in two-person households. Homeownership </w:t>
      </w:r>
      <w:r w:rsidR="007C3877" w:rsidRPr="007A6D06">
        <w:rPr>
          <w:rFonts w:ascii="Franklin Gothic Book" w:hAnsi="Franklin Gothic Book"/>
          <w:sz w:val="22"/>
        </w:rPr>
        <w:t>and accumulated assets indicate</w:t>
      </w:r>
      <w:r w:rsidRPr="007A6D06">
        <w:rPr>
          <w:rFonts w:ascii="Franklin Gothic Book" w:hAnsi="Franklin Gothic Book"/>
          <w:sz w:val="22"/>
        </w:rPr>
        <w:t xml:space="preserve"> long-term financial security. </w:t>
      </w:r>
      <w:r w:rsidR="007C3877" w:rsidRPr="007A6D06">
        <w:rPr>
          <w:rFonts w:ascii="Franklin Gothic Book" w:hAnsi="Franklin Gothic Book"/>
          <w:sz w:val="22"/>
        </w:rPr>
        <w:t xml:space="preserve">However, lower accessibility and limited transport constrain choice, meaning that consumption patterns are shaped more by spatial context than by. Reduced digital engagement and reliance on in-person shopping reinforce conservative consumption patterns and loyalty to familiar retail formats. </w:t>
      </w:r>
      <w:r w:rsidR="00D27C44" w:rsidRPr="007A6D06">
        <w:rPr>
          <w:rFonts w:ascii="Franklin Gothic Book" w:hAnsi="Franklin Gothic Book"/>
          <w:sz w:val="22"/>
        </w:rPr>
        <w:t>Further segmentation produced two subclusters: ‘Affluent Rural Empty Nester Consumers’ and ‘Rural Retirees’</w:t>
      </w:r>
      <w:r w:rsidR="0062624A" w:rsidRPr="007A6D06">
        <w:rPr>
          <w:rFonts w:ascii="Franklin Gothic Book" w:hAnsi="Franklin Gothic Book"/>
          <w:sz w:val="22"/>
        </w:rPr>
        <w:t>.</w:t>
      </w:r>
      <w:r w:rsidR="00D27C44" w:rsidRPr="007A6D06">
        <w:rPr>
          <w:rFonts w:ascii="Franklin Gothic Book" w:hAnsi="Franklin Gothic Book"/>
          <w:sz w:val="22"/>
        </w:rPr>
        <w:t xml:space="preserve"> </w:t>
      </w:r>
    </w:p>
    <w:p w14:paraId="1F53B0CA" w14:textId="4B846128" w:rsidR="002F3061" w:rsidRPr="007A6D06" w:rsidRDefault="003C56F5" w:rsidP="002353A2">
      <w:pPr>
        <w:spacing w:before="240" w:after="240"/>
        <w:jc w:val="both"/>
        <w:rPr>
          <w:rFonts w:ascii="Franklin Gothic Book" w:hAnsi="Franklin Gothic Book"/>
          <w:sz w:val="22"/>
        </w:rPr>
      </w:pPr>
      <w:r w:rsidRPr="007A6D06">
        <w:rPr>
          <w:rFonts w:ascii="Franklin Gothic Book" w:hAnsi="Franklin Gothic Book"/>
          <w:sz w:val="22"/>
        </w:rPr>
        <w:t>Across all clusters, differences arise not from a single attribute but from the interplay between the eight domains. Affluent groups diverge depending on whether accessibility encourages digital convenience or vehicle-oriented retail trips, while younger populations vary in how economic constraints shape value-driven behaviour despite similar environments. Meanwhile, older rural communities demonstrate how isolation</w:t>
      </w:r>
      <w:r w:rsidR="00EA6D86" w:rsidRPr="007A6D06">
        <w:rPr>
          <w:rFonts w:ascii="Franklin Gothic Book" w:hAnsi="Franklin Gothic Book"/>
          <w:sz w:val="22"/>
        </w:rPr>
        <w:t>, digital engagement,</w:t>
      </w:r>
      <w:r w:rsidRPr="007A6D06">
        <w:rPr>
          <w:rFonts w:ascii="Franklin Gothic Book" w:hAnsi="Franklin Gothic Book"/>
          <w:sz w:val="22"/>
        </w:rPr>
        <w:t xml:space="preserve"> and</w:t>
      </w:r>
      <w:r w:rsidR="00142978" w:rsidRPr="007A6D06">
        <w:rPr>
          <w:rFonts w:ascii="Franklin Gothic Book" w:hAnsi="Franklin Gothic Book"/>
          <w:sz w:val="22"/>
        </w:rPr>
        <w:t xml:space="preserve"> age</w:t>
      </w:r>
      <w:r w:rsidRPr="007A6D06">
        <w:rPr>
          <w:rFonts w:ascii="Franklin Gothic Book" w:hAnsi="Franklin Gothic Book"/>
          <w:sz w:val="22"/>
        </w:rPr>
        <w:t xml:space="preserve"> jointly </w:t>
      </w:r>
      <w:r w:rsidR="00142978" w:rsidRPr="007A6D06">
        <w:rPr>
          <w:rFonts w:ascii="Franklin Gothic Book" w:hAnsi="Franklin Gothic Book"/>
          <w:sz w:val="22"/>
        </w:rPr>
        <w:t>affect</w:t>
      </w:r>
      <w:r w:rsidR="00EA6D86" w:rsidRPr="007A6D06">
        <w:rPr>
          <w:rFonts w:ascii="Franklin Gothic Book" w:hAnsi="Franklin Gothic Book"/>
          <w:sz w:val="22"/>
        </w:rPr>
        <w:t xml:space="preserve"> consumption</w:t>
      </w:r>
      <w:r w:rsidRPr="007A6D06">
        <w:rPr>
          <w:rFonts w:ascii="Franklin Gothic Book" w:hAnsi="Franklin Gothic Book"/>
          <w:sz w:val="22"/>
        </w:rPr>
        <w:t xml:space="preserve">. </w:t>
      </w:r>
      <w:r w:rsidR="002F3061" w:rsidRPr="007A6D06">
        <w:rPr>
          <w:rFonts w:ascii="Franklin Gothic Book" w:hAnsi="Franklin Gothic Book"/>
          <w:sz w:val="22"/>
        </w:rPr>
        <w:t>Together, these patterns demonstrate that consumer behaviour is shaped by the combined influence of socioeconomic, spatial, and digital domains, validating the conceptual framework underpinning the classification.</w:t>
      </w:r>
    </w:p>
    <w:p w14:paraId="53579F01" w14:textId="3E2E350A" w:rsidR="00CB6485" w:rsidRPr="007A6D06" w:rsidRDefault="00E317B7" w:rsidP="002F3061">
      <w:pPr>
        <w:spacing w:before="240" w:after="240"/>
        <w:jc w:val="both"/>
        <w:rPr>
          <w:rFonts w:ascii="Franklin Gothic Book" w:eastAsia="Leelawadee" w:hAnsi="Franklin Gothic Book" w:cs="Leelawadee"/>
          <w:i/>
          <w:sz w:val="22"/>
          <w:szCs w:val="22"/>
        </w:rPr>
      </w:pPr>
      <w:r w:rsidRPr="007A6D06">
        <w:rPr>
          <w:rFonts w:ascii="Franklin Gothic Book" w:eastAsia="Leelawadee" w:hAnsi="Franklin Gothic Book" w:cs="Leelawadee"/>
          <w:i/>
          <w:sz w:val="22"/>
          <w:szCs w:val="22"/>
        </w:rPr>
        <w:t>4.1 Spatial Distribution</w:t>
      </w:r>
    </w:p>
    <w:p w14:paraId="637BD7E1" w14:textId="45A3B11D" w:rsidR="00CB6485" w:rsidRPr="007A6D06" w:rsidRDefault="00CB6485" w:rsidP="00CB6485">
      <w:pPr>
        <w:spacing w:line="259"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Figure </w:t>
      </w:r>
      <w:r w:rsidR="00E317B7" w:rsidRPr="007A6D06">
        <w:rPr>
          <w:rFonts w:ascii="Franklin Gothic Book" w:eastAsia="Leelawadee" w:hAnsi="Franklin Gothic Book" w:cs="Leelawadee"/>
          <w:sz w:val="22"/>
          <w:szCs w:val="22"/>
        </w:rPr>
        <w:t>4</w:t>
      </w:r>
      <w:r w:rsidRPr="007A6D06">
        <w:rPr>
          <w:rFonts w:ascii="Franklin Gothic Book" w:eastAsia="Leelawadee" w:hAnsi="Franklin Gothic Book" w:cs="Leelawadee"/>
          <w:sz w:val="22"/>
          <w:szCs w:val="22"/>
        </w:rPr>
        <w:t xml:space="preserve"> highlights distinct spatial patterns in </w:t>
      </w:r>
      <w:r w:rsidR="00EA6D86" w:rsidRPr="007A6D06">
        <w:rPr>
          <w:rFonts w:ascii="Franklin Gothic Book" w:eastAsia="Leelawadee" w:hAnsi="Franklin Gothic Book" w:cs="Leelawadee"/>
          <w:sz w:val="22"/>
          <w:szCs w:val="22"/>
        </w:rPr>
        <w:t xml:space="preserve">within the classifications of </w:t>
      </w:r>
      <w:r w:rsidRPr="007A6D06">
        <w:rPr>
          <w:rFonts w:ascii="Franklin Gothic Book" w:eastAsia="Leelawadee" w:hAnsi="Franklin Gothic Book" w:cs="Leelawadee"/>
          <w:sz w:val="22"/>
          <w:szCs w:val="22"/>
        </w:rPr>
        <w:t>consumer behaviour</w:t>
      </w:r>
      <w:r w:rsidR="00EA6D86"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Affluent Professionals Consumers are concentrated in metropolitan areas, particularly apparent in London</w:t>
      </w:r>
      <w:r w:rsidR="00FD6236" w:rsidRPr="007A6D06">
        <w:rPr>
          <w:rFonts w:ascii="Franklin Gothic Book" w:eastAsia="Leelawadee" w:hAnsi="Franklin Gothic Book" w:cs="Leelawadee"/>
          <w:sz w:val="22"/>
          <w:szCs w:val="22"/>
        </w:rPr>
        <w:t xml:space="preserve"> and </w:t>
      </w:r>
      <w:r w:rsidRPr="007A6D06">
        <w:rPr>
          <w:rFonts w:ascii="Franklin Gothic Book" w:eastAsia="Leelawadee" w:hAnsi="Franklin Gothic Book" w:cs="Leelawadee"/>
          <w:sz w:val="22"/>
          <w:szCs w:val="22"/>
        </w:rPr>
        <w:t>in</w:t>
      </w:r>
      <w:r w:rsidR="00EA6D86" w:rsidRPr="007A6D06">
        <w:rPr>
          <w:rFonts w:ascii="Franklin Gothic Book" w:eastAsia="Leelawadee" w:hAnsi="Franklin Gothic Book" w:cs="Leelawadee"/>
          <w:sz w:val="22"/>
          <w:szCs w:val="22"/>
        </w:rPr>
        <w:t xml:space="preserve"> commuter towns</w:t>
      </w:r>
      <w:r w:rsidRPr="007A6D06">
        <w:rPr>
          <w:rFonts w:ascii="Franklin Gothic Book" w:eastAsia="Leelawadee" w:hAnsi="Franklin Gothic Book" w:cs="Leelawadee"/>
          <w:sz w:val="22"/>
          <w:szCs w:val="22"/>
        </w:rPr>
        <w:t>. Their presence suggests a high demand for premium retail, and omnichannel shopping experiences.</w:t>
      </w:r>
      <w:r w:rsidR="00983AE5" w:rsidRPr="007A6D06">
        <w:rPr>
          <w:rFonts w:ascii="Franklin Gothic Book" w:eastAsia="Leelawadee" w:hAnsi="Franklin Gothic Book" w:cs="Leelawadee"/>
          <w:sz w:val="22"/>
          <w:szCs w:val="22"/>
        </w:rPr>
        <w:t xml:space="preserve"> Meanwhile</w:t>
      </w:r>
      <w:r w:rsidRPr="007A6D06">
        <w:rPr>
          <w:rFonts w:ascii="Franklin Gothic Book" w:eastAsia="Leelawadee" w:hAnsi="Franklin Gothic Book" w:cs="Leelawadee"/>
          <w:sz w:val="22"/>
          <w:szCs w:val="22"/>
        </w:rPr>
        <w:t>, Budget Conscious Young Urbanites cluster in densely populated, lower-cost urban areas such as Liverpool and Birmingham, where affordability is a factor in</w:t>
      </w:r>
      <w:r w:rsidR="00EA6D86" w:rsidRPr="007A6D06">
        <w:rPr>
          <w:rFonts w:ascii="Franklin Gothic Book" w:eastAsia="Leelawadee" w:hAnsi="Franklin Gothic Book" w:cs="Leelawadee"/>
          <w:sz w:val="22"/>
          <w:szCs w:val="22"/>
        </w:rPr>
        <w:t xml:space="preserve"> consumption</w:t>
      </w:r>
      <w:r w:rsidRPr="007A6D06">
        <w:rPr>
          <w:rFonts w:ascii="Franklin Gothic Book" w:eastAsia="Leelawadee" w:hAnsi="Franklin Gothic Book" w:cs="Leelawadee"/>
          <w:sz w:val="22"/>
          <w:szCs w:val="22"/>
        </w:rPr>
        <w:t xml:space="preserve"> These areas exhibit high engagement with digital retail and discount shopping, making them prime locations for e-commerce investment and budget-friendly retail.</w:t>
      </w:r>
    </w:p>
    <w:p w14:paraId="0F2CA073" w14:textId="7674B297" w:rsidR="00CB6485" w:rsidRPr="007A6D06" w:rsidRDefault="00CB6485" w:rsidP="009957FA">
      <w:pPr>
        <w:spacing w:line="259"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Beyond urban areas, Traditional Rural Consumers dominate rural England and Wales, particularly in Sout</w:t>
      </w:r>
      <w:r w:rsidR="002F099E" w:rsidRPr="007A6D06">
        <w:rPr>
          <w:rFonts w:ascii="Franklin Gothic Book" w:eastAsia="Leelawadee" w:hAnsi="Franklin Gothic Book" w:cs="Leelawadee"/>
          <w:sz w:val="22"/>
          <w:szCs w:val="22"/>
        </w:rPr>
        <w:t xml:space="preserve">hern </w:t>
      </w:r>
      <w:r w:rsidRPr="007A6D06">
        <w:rPr>
          <w:rFonts w:ascii="Franklin Gothic Book" w:eastAsia="Leelawadee" w:hAnsi="Franklin Gothic Book" w:cs="Leelawadee"/>
          <w:sz w:val="22"/>
          <w:szCs w:val="22"/>
        </w:rPr>
        <w:t xml:space="preserve">England, East Anglia, and Yorkshire, where older, less digitally engaged populations rely more on local businesses and essential services. Retail diversity is limited in these areas, suggesting a need for enhanced accessibility and service provision. Meanwhile, Family-Oriented </w:t>
      </w:r>
      <w:r w:rsidRPr="007A6D06">
        <w:rPr>
          <w:rFonts w:ascii="Franklin Gothic Book" w:eastAsia="Leelawadee" w:hAnsi="Franklin Gothic Book" w:cs="Leelawadee"/>
          <w:sz w:val="22"/>
          <w:szCs w:val="22"/>
        </w:rPr>
        <w:lastRenderedPageBreak/>
        <w:t>Suburban Consumers are distributed across suburban and semi-rural areas, particularly in the Midlands and South East England, showcasing a diverse consumer landscape.</w:t>
      </w:r>
    </w:p>
    <w:p w14:paraId="79C20C13" w14:textId="443CFB90" w:rsidR="00CB6485" w:rsidRPr="007A6D06" w:rsidRDefault="009957FA" w:rsidP="009957FA">
      <w:pPr>
        <w:spacing w:before="240" w:after="240"/>
        <w:jc w:val="center"/>
        <w:rPr>
          <w:rFonts w:ascii="Franklin Gothic Book" w:hAnsi="Franklin Gothic Book"/>
          <w:b/>
          <w:sz w:val="32"/>
          <w:szCs w:val="22"/>
        </w:rPr>
      </w:pPr>
      <w:r w:rsidRPr="007A6D06">
        <w:rPr>
          <w:rFonts w:ascii="Franklin Gothic Book" w:hAnsi="Franklin Gothic Book"/>
          <w:b/>
          <w:noProof/>
          <w:sz w:val="22"/>
          <w:szCs w:val="16"/>
        </w:rPr>
        <w:t>Add</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Figure</w:t>
      </w:r>
      <w:r w:rsidR="00D33CA7" w:rsidRPr="007A6D06">
        <w:rPr>
          <w:rFonts w:ascii="Franklin Gothic Book" w:hAnsi="Franklin Gothic Book"/>
          <w:b/>
          <w:noProof/>
          <w:sz w:val="22"/>
          <w:szCs w:val="16"/>
        </w:rPr>
        <w:softHyphen/>
        <w:t>-</w:t>
      </w:r>
      <w:r w:rsidRPr="007A6D06">
        <w:rPr>
          <w:rFonts w:ascii="Franklin Gothic Book" w:hAnsi="Franklin Gothic Book"/>
          <w:b/>
          <w:noProof/>
          <w:sz w:val="22"/>
          <w:szCs w:val="16"/>
        </w:rPr>
        <w:t>4</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here</w:t>
      </w:r>
    </w:p>
    <w:p w14:paraId="71DA9F78" w14:textId="464C1B21" w:rsidR="005004FB" w:rsidRPr="007A6D06" w:rsidRDefault="00E37279" w:rsidP="009E2226">
      <w:pPr>
        <w:rPr>
          <w:rFonts w:ascii="Franklin Gothic Book" w:eastAsia="Leelawadee" w:hAnsi="Franklin Gothic Book"/>
          <w:b/>
          <w:sz w:val="22"/>
        </w:rPr>
      </w:pPr>
      <w:r w:rsidRPr="007A6D06">
        <w:rPr>
          <w:rFonts w:ascii="Franklin Gothic Book" w:eastAsia="Leelawadee" w:hAnsi="Franklin Gothic Book"/>
          <w:b/>
          <w:sz w:val="22"/>
        </w:rPr>
        <w:t xml:space="preserve">5. </w:t>
      </w:r>
      <w:r w:rsidR="006133FF" w:rsidRPr="007A6D06">
        <w:rPr>
          <w:rFonts w:ascii="Franklin Gothic Book" w:eastAsia="Leelawadee" w:hAnsi="Franklin Gothic Book"/>
          <w:b/>
          <w:sz w:val="22"/>
        </w:rPr>
        <w:t>Discussion</w:t>
      </w:r>
      <w:r w:rsidRPr="007A6D06">
        <w:rPr>
          <w:rFonts w:ascii="Franklin Gothic Book" w:eastAsia="Leelawadee" w:hAnsi="Franklin Gothic Book"/>
          <w:b/>
          <w:sz w:val="22"/>
        </w:rPr>
        <w:t xml:space="preserve"> and Conclusion</w:t>
      </w:r>
    </w:p>
    <w:p w14:paraId="16D22AA9" w14:textId="50A0170D" w:rsidR="00D033AF" w:rsidRPr="007A6D06" w:rsidRDefault="00D033AF" w:rsidP="002353A2">
      <w:pPr>
        <w:jc w:val="both"/>
        <w:rPr>
          <w:rFonts w:ascii="Franklin Gothic Book" w:hAnsi="Franklin Gothic Book"/>
          <w:sz w:val="22"/>
          <w:szCs w:val="22"/>
        </w:rPr>
      </w:pPr>
      <w:r w:rsidRPr="007A6D06">
        <w:rPr>
          <w:rFonts w:ascii="Franklin Gothic Book" w:hAnsi="Franklin Gothic Book"/>
          <w:sz w:val="22"/>
          <w:szCs w:val="22"/>
        </w:rPr>
        <w:t>Consumer behaviour is a multidimensional and complex phenomena to measure, becoming more challenging</w:t>
      </w:r>
      <w:r w:rsidR="00EA6D86" w:rsidRPr="007A6D06">
        <w:rPr>
          <w:rFonts w:ascii="Franklin Gothic Book" w:hAnsi="Franklin Gothic Book"/>
          <w:sz w:val="22"/>
          <w:szCs w:val="22"/>
        </w:rPr>
        <w:t xml:space="preserve"> due to</w:t>
      </w:r>
      <w:r w:rsidRPr="007A6D06">
        <w:rPr>
          <w:rFonts w:ascii="Franklin Gothic Book" w:hAnsi="Franklin Gothic Book"/>
          <w:sz w:val="22"/>
          <w:szCs w:val="22"/>
        </w:rPr>
        <w:t xml:space="preserve"> increased digitalisation, experiential retailing and other societal changes. </w:t>
      </w:r>
      <w:r w:rsidR="41A74496" w:rsidRPr="007A6D06">
        <w:rPr>
          <w:rFonts w:ascii="Franklin Gothic Book" w:hAnsi="Franklin Gothic Book"/>
          <w:sz w:val="22"/>
          <w:szCs w:val="22"/>
        </w:rPr>
        <w:t>This study</w:t>
      </w:r>
      <w:r w:rsidR="5E8D2059" w:rsidRPr="007A6D06">
        <w:rPr>
          <w:rFonts w:ascii="Franklin Gothic Book" w:hAnsi="Franklin Gothic Book"/>
          <w:sz w:val="22"/>
          <w:szCs w:val="22"/>
        </w:rPr>
        <w:t xml:space="preserve"> </w:t>
      </w:r>
      <w:r w:rsidR="00246A30" w:rsidRPr="007A6D06">
        <w:rPr>
          <w:rFonts w:ascii="Franklin Gothic Book" w:hAnsi="Franklin Gothic Book"/>
          <w:sz w:val="22"/>
          <w:szCs w:val="22"/>
        </w:rPr>
        <w:t xml:space="preserve">highlights </w:t>
      </w:r>
      <w:r w:rsidR="41A74496" w:rsidRPr="007A6D06">
        <w:rPr>
          <w:rFonts w:ascii="Franklin Gothic Book" w:hAnsi="Franklin Gothic Book"/>
          <w:sz w:val="22"/>
          <w:szCs w:val="22"/>
        </w:rPr>
        <w:t>the critical role of geodemographic</w:t>
      </w:r>
      <w:r w:rsidRPr="007A6D06">
        <w:rPr>
          <w:rFonts w:ascii="Franklin Gothic Book" w:hAnsi="Franklin Gothic Book"/>
          <w:sz w:val="22"/>
          <w:szCs w:val="22"/>
        </w:rPr>
        <w:t xml:space="preserve">s </w:t>
      </w:r>
      <w:r w:rsidR="41A74496" w:rsidRPr="007A6D06">
        <w:rPr>
          <w:rFonts w:ascii="Franklin Gothic Book" w:hAnsi="Franklin Gothic Book"/>
          <w:sz w:val="22"/>
          <w:szCs w:val="22"/>
        </w:rPr>
        <w:t>as a methodological tool for understanding</w:t>
      </w:r>
      <w:r w:rsidRPr="007A6D06">
        <w:rPr>
          <w:rFonts w:ascii="Franklin Gothic Book" w:hAnsi="Franklin Gothic Book"/>
          <w:sz w:val="22"/>
          <w:szCs w:val="22"/>
        </w:rPr>
        <w:t xml:space="preserve"> and </w:t>
      </w:r>
      <w:r w:rsidR="00712728" w:rsidRPr="007A6D06">
        <w:rPr>
          <w:rFonts w:ascii="Franklin Gothic Book" w:hAnsi="Franklin Gothic Book"/>
          <w:sz w:val="22"/>
          <w:szCs w:val="22"/>
        </w:rPr>
        <w:t>measuring consumer</w:t>
      </w:r>
      <w:r w:rsidR="41A74496" w:rsidRPr="007A6D06">
        <w:rPr>
          <w:rFonts w:ascii="Franklin Gothic Book" w:hAnsi="Franklin Gothic Book"/>
          <w:sz w:val="22"/>
          <w:szCs w:val="22"/>
        </w:rPr>
        <w:t xml:space="preserve"> behaviour within retail contexts</w:t>
      </w:r>
      <w:r w:rsidR="00EA6D86" w:rsidRPr="007A6D06">
        <w:rPr>
          <w:rFonts w:ascii="Franklin Gothic Book" w:hAnsi="Franklin Gothic Book"/>
          <w:sz w:val="22"/>
          <w:szCs w:val="22"/>
        </w:rPr>
        <w:t>.</w:t>
      </w:r>
      <w:r w:rsidR="00712728" w:rsidRPr="007A6D06">
        <w:rPr>
          <w:rFonts w:ascii="Franklin Gothic Book" w:hAnsi="Franklin Gothic Book"/>
          <w:sz w:val="22"/>
          <w:szCs w:val="22"/>
        </w:rPr>
        <w:t xml:space="preserve"> </w:t>
      </w:r>
      <w:r w:rsidR="00EA6D86" w:rsidRPr="007A6D06">
        <w:rPr>
          <w:rFonts w:ascii="Franklin Gothic Book" w:hAnsi="Franklin Gothic Book"/>
          <w:sz w:val="22"/>
          <w:szCs w:val="22"/>
        </w:rPr>
        <w:t>S</w:t>
      </w:r>
      <w:r w:rsidR="00712728" w:rsidRPr="007A6D06">
        <w:rPr>
          <w:rFonts w:ascii="Franklin Gothic Book" w:hAnsi="Franklin Gothic Book"/>
          <w:sz w:val="22"/>
          <w:szCs w:val="22"/>
        </w:rPr>
        <w:t xml:space="preserve">uch </w:t>
      </w:r>
      <w:r w:rsidR="00887D2D" w:rsidRPr="007A6D06">
        <w:rPr>
          <w:rFonts w:ascii="Franklin Gothic Book" w:hAnsi="Franklin Gothic Book"/>
          <w:sz w:val="22"/>
          <w:szCs w:val="22"/>
        </w:rPr>
        <w:t>classification</w:t>
      </w:r>
      <w:r w:rsidR="00EA6D86" w:rsidRPr="007A6D06">
        <w:rPr>
          <w:rFonts w:ascii="Franklin Gothic Book" w:hAnsi="Franklin Gothic Book"/>
          <w:sz w:val="22"/>
          <w:szCs w:val="22"/>
        </w:rPr>
        <w:t>s</w:t>
      </w:r>
      <w:r w:rsidR="00887D2D" w:rsidRPr="007A6D06">
        <w:rPr>
          <w:rFonts w:ascii="Franklin Gothic Book" w:hAnsi="Franklin Gothic Book"/>
          <w:sz w:val="22"/>
          <w:szCs w:val="22"/>
        </w:rPr>
        <w:t xml:space="preserve"> bridge</w:t>
      </w:r>
      <w:r w:rsidR="00712728" w:rsidRPr="007A6D06">
        <w:rPr>
          <w:rFonts w:ascii="Franklin Gothic Book" w:hAnsi="Franklin Gothic Book"/>
          <w:sz w:val="22"/>
          <w:szCs w:val="22"/>
        </w:rPr>
        <w:t xml:space="preserve"> the gap between data and place, enabling decisions in both commercial and public sectors</w:t>
      </w:r>
      <w:r w:rsidR="41A74496" w:rsidRPr="007A6D06">
        <w:rPr>
          <w:rFonts w:ascii="Franklin Gothic Book" w:hAnsi="Franklin Gothic Book"/>
          <w:sz w:val="22"/>
          <w:szCs w:val="22"/>
        </w:rPr>
        <w:t xml:space="preserve">. </w:t>
      </w:r>
      <w:r w:rsidR="00246A30" w:rsidRPr="007A6D06">
        <w:rPr>
          <w:rFonts w:ascii="Franklin Gothic Book" w:hAnsi="Franklin Gothic Book"/>
          <w:sz w:val="22"/>
          <w:szCs w:val="22"/>
        </w:rPr>
        <w:t>L</w:t>
      </w:r>
      <w:r w:rsidR="41A74496" w:rsidRPr="007A6D06">
        <w:rPr>
          <w:rFonts w:ascii="Franklin Gothic Book" w:hAnsi="Franklin Gothic Book"/>
          <w:sz w:val="22"/>
          <w:szCs w:val="22"/>
        </w:rPr>
        <w:t xml:space="preserve">everaging </w:t>
      </w:r>
      <w:r w:rsidR="00FD7629" w:rsidRPr="007A6D06">
        <w:rPr>
          <w:rFonts w:ascii="Franklin Gothic Book" w:hAnsi="Franklin Gothic Book"/>
          <w:sz w:val="22"/>
          <w:szCs w:val="22"/>
        </w:rPr>
        <w:t xml:space="preserve">demographic, </w:t>
      </w:r>
      <w:r w:rsidR="00BF40D7" w:rsidRPr="007A6D06">
        <w:rPr>
          <w:rFonts w:ascii="Franklin Gothic Book" w:hAnsi="Franklin Gothic Book"/>
          <w:sz w:val="22"/>
          <w:szCs w:val="22"/>
        </w:rPr>
        <w:t xml:space="preserve">behavioural, and accessibility </w:t>
      </w:r>
      <w:r w:rsidR="41A74496" w:rsidRPr="007A6D06">
        <w:rPr>
          <w:rFonts w:ascii="Franklin Gothic Book" w:hAnsi="Franklin Gothic Book"/>
          <w:sz w:val="22"/>
          <w:szCs w:val="22"/>
        </w:rPr>
        <w:t xml:space="preserve">data, this research identifies distinct variations in consumer groups and their spatial distributions, </w:t>
      </w:r>
      <w:r w:rsidR="00954941" w:rsidRPr="007A6D06">
        <w:rPr>
          <w:rFonts w:ascii="Franklin Gothic Book" w:hAnsi="Franklin Gothic Book"/>
          <w:sz w:val="22"/>
          <w:szCs w:val="22"/>
        </w:rPr>
        <w:t xml:space="preserve">employing </w:t>
      </w:r>
      <w:r w:rsidR="41A74496" w:rsidRPr="007A6D06">
        <w:rPr>
          <w:rFonts w:ascii="Franklin Gothic Book" w:hAnsi="Franklin Gothic Book"/>
          <w:sz w:val="22"/>
          <w:szCs w:val="22"/>
        </w:rPr>
        <w:t>a rigorous framework for segmentation</w:t>
      </w:r>
      <w:r w:rsidR="00954941" w:rsidRPr="007A6D06">
        <w:rPr>
          <w:rFonts w:ascii="Franklin Gothic Book" w:hAnsi="Franklin Gothic Book"/>
          <w:sz w:val="22"/>
          <w:szCs w:val="22"/>
        </w:rPr>
        <w:t xml:space="preserve"> </w:t>
      </w:r>
      <w:r w:rsidR="00394781" w:rsidRPr="007A6D06">
        <w:rPr>
          <w:rFonts w:ascii="Franklin Gothic Book" w:hAnsi="Franklin Gothic Book"/>
          <w:sz w:val="22"/>
          <w:szCs w:val="22"/>
        </w:rPr>
        <w:t>to develop the first openly available geodemographic segmentation of consumer behaviour</w:t>
      </w:r>
      <w:r w:rsidR="41A74496" w:rsidRPr="007A6D06">
        <w:rPr>
          <w:rFonts w:ascii="Franklin Gothic Book" w:hAnsi="Franklin Gothic Book"/>
          <w:sz w:val="22"/>
          <w:szCs w:val="22"/>
        </w:rPr>
        <w:t xml:space="preserve">. </w:t>
      </w:r>
      <w:r w:rsidR="001026EE" w:rsidRPr="007A6D06">
        <w:rPr>
          <w:rFonts w:ascii="Franklin Gothic Book" w:hAnsi="Franklin Gothic Book"/>
          <w:sz w:val="22"/>
          <w:szCs w:val="22"/>
        </w:rPr>
        <w:t>Importantly, this study extends earlier classifications</w:t>
      </w:r>
      <w:r w:rsidR="008E0B7D" w:rsidRPr="007A6D06">
        <w:rPr>
          <w:rFonts w:ascii="Franklin Gothic Book" w:hAnsi="Franklin Gothic Book"/>
          <w:sz w:val="22"/>
          <w:szCs w:val="22"/>
        </w:rPr>
        <w:t xml:space="preserve"> </w:t>
      </w:r>
      <w:r w:rsidR="001026EE" w:rsidRPr="007A6D06">
        <w:rPr>
          <w:rFonts w:ascii="Franklin Gothic Book" w:hAnsi="Franklin Gothic Book"/>
          <w:sz w:val="22"/>
          <w:szCs w:val="22"/>
        </w:rPr>
        <w:t xml:space="preserve">by offering a substantive theoretical advancement: it operationalises a multidimensional framework in which behavioural, spatial, and digital factors are treated as co-determining drivers of consumer behaviour, rather than secondary additions to socioeconomic structure. This integrated perspective moves beyond the conceptual scope of previous classifications and provides new insight into how domains interact to shape retail decision-making. </w:t>
      </w:r>
      <w:r w:rsidRPr="007A6D06">
        <w:rPr>
          <w:rFonts w:ascii="Franklin Gothic Book" w:hAnsi="Franklin Gothic Book"/>
          <w:sz w:val="22"/>
          <w:szCs w:val="22"/>
        </w:rPr>
        <w:t>Underpinning the classification is</w:t>
      </w:r>
      <w:r w:rsidR="00034A84" w:rsidRPr="007A6D06">
        <w:rPr>
          <w:rFonts w:ascii="Franklin Gothic Book" w:hAnsi="Franklin Gothic Book"/>
          <w:sz w:val="22"/>
          <w:szCs w:val="22"/>
        </w:rPr>
        <w:t xml:space="preserve"> novel</w:t>
      </w:r>
      <w:r w:rsidRPr="007A6D06">
        <w:rPr>
          <w:rFonts w:ascii="Franklin Gothic Book" w:hAnsi="Franklin Gothic Book"/>
          <w:sz w:val="22"/>
          <w:szCs w:val="22"/>
        </w:rPr>
        <w:t xml:space="preserve"> </w:t>
      </w:r>
      <w:r w:rsidR="007E41E5" w:rsidRPr="007A6D06">
        <w:rPr>
          <w:rFonts w:ascii="Franklin Gothic Book" w:hAnsi="Franklin Gothic Book"/>
          <w:sz w:val="22"/>
          <w:szCs w:val="22"/>
        </w:rPr>
        <w:t xml:space="preserve">spatial microsimulation </w:t>
      </w:r>
      <w:r w:rsidR="00A93956" w:rsidRPr="007A6D06">
        <w:rPr>
          <w:rFonts w:ascii="Franklin Gothic Book" w:hAnsi="Franklin Gothic Book"/>
          <w:sz w:val="22"/>
          <w:szCs w:val="22"/>
        </w:rPr>
        <w:t>o</w:t>
      </w:r>
      <w:r w:rsidRPr="007A6D06">
        <w:rPr>
          <w:rFonts w:ascii="Franklin Gothic Book" w:hAnsi="Franklin Gothic Book"/>
          <w:sz w:val="22"/>
          <w:szCs w:val="22"/>
        </w:rPr>
        <w:t>f a</w:t>
      </w:r>
      <w:r w:rsidR="00A93956" w:rsidRPr="007A6D06">
        <w:rPr>
          <w:rFonts w:ascii="Franklin Gothic Book" w:hAnsi="Franklin Gothic Book"/>
          <w:sz w:val="22"/>
          <w:szCs w:val="22"/>
        </w:rPr>
        <w:t xml:space="preserve"> </w:t>
      </w:r>
      <w:r w:rsidR="001302D1" w:rsidRPr="007A6D06">
        <w:rPr>
          <w:rFonts w:ascii="Franklin Gothic Book" w:hAnsi="Franklin Gothic Book"/>
          <w:sz w:val="22"/>
          <w:szCs w:val="22"/>
        </w:rPr>
        <w:t>proprietary</w:t>
      </w:r>
      <w:r w:rsidR="00A93956" w:rsidRPr="007A6D06">
        <w:rPr>
          <w:rFonts w:ascii="Franklin Gothic Book" w:hAnsi="Franklin Gothic Book"/>
          <w:sz w:val="22"/>
          <w:szCs w:val="22"/>
        </w:rPr>
        <w:t xml:space="preserve"> consumer </w:t>
      </w:r>
      <w:r w:rsidR="001302D1" w:rsidRPr="007A6D06">
        <w:rPr>
          <w:rFonts w:ascii="Franklin Gothic Book" w:hAnsi="Franklin Gothic Book"/>
          <w:sz w:val="22"/>
          <w:szCs w:val="22"/>
        </w:rPr>
        <w:t xml:space="preserve">lifestyle </w:t>
      </w:r>
      <w:r w:rsidRPr="007A6D06">
        <w:rPr>
          <w:rFonts w:ascii="Franklin Gothic Book" w:hAnsi="Franklin Gothic Book"/>
          <w:sz w:val="22"/>
          <w:szCs w:val="22"/>
        </w:rPr>
        <w:t>survey</w:t>
      </w:r>
      <w:r w:rsidR="00A93956" w:rsidRPr="007A6D06">
        <w:rPr>
          <w:rFonts w:ascii="Franklin Gothic Book" w:hAnsi="Franklin Gothic Book"/>
          <w:sz w:val="22"/>
          <w:szCs w:val="22"/>
        </w:rPr>
        <w:t>,</w:t>
      </w:r>
      <w:r w:rsidRPr="007A6D06">
        <w:rPr>
          <w:rFonts w:ascii="Franklin Gothic Book" w:hAnsi="Franklin Gothic Book"/>
          <w:sz w:val="22"/>
          <w:szCs w:val="22"/>
        </w:rPr>
        <w:t xml:space="preserve"> and incorporation of small-area </w:t>
      </w:r>
      <w:r w:rsidR="001302D1" w:rsidRPr="007A6D06">
        <w:rPr>
          <w:rFonts w:ascii="Franklin Gothic Book" w:hAnsi="Franklin Gothic Book"/>
          <w:sz w:val="22"/>
          <w:szCs w:val="22"/>
        </w:rPr>
        <w:t>retail</w:t>
      </w:r>
      <w:r w:rsidRPr="007A6D06">
        <w:rPr>
          <w:rFonts w:ascii="Franklin Gothic Book" w:hAnsi="Franklin Gothic Book"/>
          <w:sz w:val="22"/>
          <w:szCs w:val="22"/>
        </w:rPr>
        <w:t xml:space="preserve"> measures,</w:t>
      </w:r>
      <w:r w:rsidR="00A93956" w:rsidRPr="007A6D06">
        <w:rPr>
          <w:rFonts w:ascii="Franklin Gothic Book" w:hAnsi="Franklin Gothic Book"/>
          <w:sz w:val="22"/>
          <w:szCs w:val="22"/>
        </w:rPr>
        <w:t xml:space="preserve"> whic</w:t>
      </w:r>
      <w:r w:rsidRPr="007A6D06">
        <w:rPr>
          <w:rFonts w:ascii="Franklin Gothic Book" w:hAnsi="Franklin Gothic Book"/>
          <w:sz w:val="22"/>
          <w:szCs w:val="22"/>
        </w:rPr>
        <w:t>h are integrated</w:t>
      </w:r>
      <w:r w:rsidR="00A93956" w:rsidRPr="007A6D06">
        <w:rPr>
          <w:rFonts w:ascii="Franklin Gothic Book" w:hAnsi="Franklin Gothic Book"/>
          <w:sz w:val="22"/>
          <w:szCs w:val="22"/>
        </w:rPr>
        <w:t xml:space="preserve"> within the classification alongside</w:t>
      </w:r>
      <w:r w:rsidRPr="007A6D06">
        <w:rPr>
          <w:rFonts w:ascii="Franklin Gothic Book" w:hAnsi="Franklin Gothic Book"/>
          <w:sz w:val="22"/>
          <w:szCs w:val="22"/>
        </w:rPr>
        <w:t xml:space="preserve"> other</w:t>
      </w:r>
      <w:r w:rsidR="001029B3" w:rsidRPr="007A6D06">
        <w:rPr>
          <w:rFonts w:ascii="Franklin Gothic Book" w:hAnsi="Franklin Gothic Book"/>
          <w:sz w:val="22"/>
          <w:szCs w:val="22"/>
        </w:rPr>
        <w:t xml:space="preserve"> </w:t>
      </w:r>
      <w:r w:rsidR="001302D1" w:rsidRPr="007A6D06">
        <w:rPr>
          <w:rFonts w:ascii="Franklin Gothic Book" w:hAnsi="Franklin Gothic Book"/>
          <w:sz w:val="22"/>
          <w:szCs w:val="22"/>
        </w:rPr>
        <w:t>more typical geodemographic</w:t>
      </w:r>
      <w:r w:rsidR="00A76099" w:rsidRPr="007A6D06">
        <w:rPr>
          <w:rFonts w:ascii="Franklin Gothic Book" w:hAnsi="Franklin Gothic Book"/>
          <w:sz w:val="22"/>
          <w:szCs w:val="22"/>
        </w:rPr>
        <w:t xml:space="preserve"> data</w:t>
      </w:r>
      <w:r w:rsidR="001302D1" w:rsidRPr="007A6D06">
        <w:rPr>
          <w:rFonts w:ascii="Franklin Gothic Book" w:hAnsi="Franklin Gothic Book"/>
          <w:sz w:val="22"/>
          <w:szCs w:val="22"/>
        </w:rPr>
        <w:t>.</w:t>
      </w:r>
      <w:r w:rsidR="003F730F" w:rsidRPr="007A6D06">
        <w:rPr>
          <w:rFonts w:ascii="Franklin Gothic Book" w:hAnsi="Franklin Gothic Book"/>
          <w:sz w:val="22"/>
          <w:szCs w:val="22"/>
        </w:rPr>
        <w:t xml:space="preserve"> </w:t>
      </w:r>
      <w:r w:rsidR="00A76099" w:rsidRPr="007A6D06">
        <w:rPr>
          <w:rFonts w:ascii="Franklin Gothic Book" w:hAnsi="Franklin Gothic Book"/>
          <w:sz w:val="22"/>
          <w:szCs w:val="22"/>
        </w:rPr>
        <w:t>This is critical for both practitioners and academics as it provides insight which can drive policy, business cases and research in target</w:t>
      </w:r>
      <w:r w:rsidR="00291CCD" w:rsidRPr="007A6D06">
        <w:rPr>
          <w:rFonts w:ascii="Franklin Gothic Book" w:hAnsi="Franklin Gothic Book"/>
          <w:sz w:val="22"/>
          <w:szCs w:val="22"/>
        </w:rPr>
        <w:t>ed</w:t>
      </w:r>
      <w:r w:rsidR="00A76099" w:rsidRPr="007A6D06">
        <w:rPr>
          <w:rFonts w:ascii="Franklin Gothic Book" w:hAnsi="Franklin Gothic Book"/>
          <w:sz w:val="22"/>
          <w:szCs w:val="22"/>
        </w:rPr>
        <w:t xml:space="preserve"> areas. </w:t>
      </w:r>
    </w:p>
    <w:p w14:paraId="2CD5E137" w14:textId="19315FE8" w:rsidR="00291CCD" w:rsidRPr="007A6D06" w:rsidRDefault="00E21923" w:rsidP="002353A2">
      <w:pPr>
        <w:jc w:val="both"/>
        <w:rPr>
          <w:rFonts w:ascii="Franklin Gothic Book" w:hAnsi="Franklin Gothic Book"/>
          <w:sz w:val="22"/>
        </w:rPr>
      </w:pPr>
      <w:r w:rsidRPr="007A6D06">
        <w:rPr>
          <w:rFonts w:ascii="Franklin Gothic Book" w:hAnsi="Franklin Gothic Book"/>
          <w:sz w:val="22"/>
          <w:szCs w:val="22"/>
        </w:rPr>
        <w:t>This</w:t>
      </w:r>
      <w:r w:rsidR="00034A84" w:rsidRPr="007A6D06">
        <w:rPr>
          <w:rFonts w:ascii="Franklin Gothic Book" w:hAnsi="Franklin Gothic Book"/>
          <w:sz w:val="22"/>
          <w:szCs w:val="22"/>
        </w:rPr>
        <w:t xml:space="preserve"> analysis</w:t>
      </w:r>
      <w:r w:rsidR="0098521C" w:rsidRPr="007A6D06">
        <w:rPr>
          <w:rFonts w:ascii="Franklin Gothic Book" w:hAnsi="Franklin Gothic Book"/>
          <w:sz w:val="22"/>
          <w:szCs w:val="22"/>
        </w:rPr>
        <w:t xml:space="preserve"> demonstrates</w:t>
      </w:r>
      <w:r w:rsidR="00034A84" w:rsidRPr="007A6D06">
        <w:rPr>
          <w:rFonts w:ascii="Franklin Gothic Book" w:hAnsi="Franklin Gothic Book"/>
          <w:sz w:val="22"/>
          <w:szCs w:val="22"/>
        </w:rPr>
        <w:t xml:space="preserve"> that consumer behaviour is shaped by a </w:t>
      </w:r>
      <w:r w:rsidRPr="007A6D06">
        <w:rPr>
          <w:rFonts w:ascii="Franklin Gothic Book" w:hAnsi="Franklin Gothic Book"/>
          <w:sz w:val="22"/>
          <w:szCs w:val="22"/>
        </w:rPr>
        <w:t>range</w:t>
      </w:r>
      <w:r w:rsidR="00034A84" w:rsidRPr="007A6D06">
        <w:rPr>
          <w:rFonts w:ascii="Franklin Gothic Book" w:hAnsi="Franklin Gothic Book"/>
          <w:sz w:val="22"/>
          <w:szCs w:val="22"/>
        </w:rPr>
        <w:t xml:space="preserve"> of factors defining distinct segments</w:t>
      </w:r>
      <w:r w:rsidR="0098521C" w:rsidRPr="007A6D06">
        <w:rPr>
          <w:rFonts w:ascii="Franklin Gothic Book" w:hAnsi="Franklin Gothic Book"/>
          <w:sz w:val="22"/>
          <w:szCs w:val="22"/>
        </w:rPr>
        <w:t xml:space="preserve"> and exhibit spatial variation</w:t>
      </w:r>
      <w:r w:rsidR="00034A84" w:rsidRPr="007A6D06">
        <w:rPr>
          <w:rFonts w:ascii="Franklin Gothic Book" w:hAnsi="Franklin Gothic Book"/>
          <w:sz w:val="22"/>
          <w:szCs w:val="22"/>
        </w:rPr>
        <w:t xml:space="preserve">. </w:t>
      </w:r>
      <w:r w:rsidRPr="007A6D06">
        <w:rPr>
          <w:rFonts w:ascii="Franklin Gothic Book" w:hAnsi="Franklin Gothic Book"/>
          <w:sz w:val="22"/>
          <w:szCs w:val="22"/>
        </w:rPr>
        <w:t xml:space="preserve">This research delineates consumer clusters, </w:t>
      </w:r>
      <w:r w:rsidR="008E0B7D" w:rsidRPr="007A6D06">
        <w:rPr>
          <w:rFonts w:ascii="Franklin Gothic Book" w:hAnsi="Franklin Gothic Book"/>
          <w:sz w:val="22"/>
          <w:szCs w:val="22"/>
        </w:rPr>
        <w:t xml:space="preserve">such as </w:t>
      </w:r>
      <w:r w:rsidR="00034A84" w:rsidRPr="007A6D06">
        <w:rPr>
          <w:rFonts w:ascii="Franklin Gothic Book" w:hAnsi="Franklin Gothic Book"/>
          <w:sz w:val="22"/>
          <w:szCs w:val="22"/>
        </w:rPr>
        <w:t xml:space="preserve">Affluent Suburban Professionals </w:t>
      </w:r>
      <w:r w:rsidR="008E0B7D" w:rsidRPr="007A6D06">
        <w:rPr>
          <w:rFonts w:ascii="Franklin Gothic Book" w:hAnsi="Franklin Gothic Book"/>
          <w:sz w:val="22"/>
          <w:szCs w:val="22"/>
        </w:rPr>
        <w:t xml:space="preserve">which </w:t>
      </w:r>
      <w:r w:rsidR="00034A84" w:rsidRPr="007A6D06">
        <w:rPr>
          <w:rFonts w:ascii="Franklin Gothic Book" w:hAnsi="Franklin Gothic Book"/>
          <w:sz w:val="22"/>
          <w:szCs w:val="22"/>
        </w:rPr>
        <w:t xml:space="preserve">align with Singleton </w:t>
      </w:r>
      <w:r w:rsidR="00034A84" w:rsidRPr="007A6D06">
        <w:rPr>
          <w:rFonts w:ascii="Franklin Gothic Book" w:hAnsi="Franklin Gothic Book"/>
          <w:i/>
          <w:sz w:val="22"/>
          <w:szCs w:val="22"/>
        </w:rPr>
        <w:t>et al.</w:t>
      </w:r>
      <w:r w:rsidR="00034A84" w:rsidRPr="007A6D06">
        <w:rPr>
          <w:rFonts w:ascii="Franklin Gothic Book" w:hAnsi="Franklin Gothic Book"/>
          <w:sz w:val="22"/>
          <w:szCs w:val="22"/>
        </w:rPr>
        <w:t xml:space="preserve"> (2020) as high-income, digitally savvy shoppers who prefer premium goods and online channels. Budget-Conscious Young Urbanites, reflecting </w:t>
      </w:r>
      <w:r w:rsidR="003A510F" w:rsidRPr="007A6D06">
        <w:rPr>
          <w:rFonts w:ascii="Franklin Gothic Book" w:hAnsi="Franklin Gothic Book"/>
          <w:sz w:val="22"/>
          <w:szCs w:val="22"/>
        </w:rPr>
        <w:t>(</w:t>
      </w:r>
      <w:r w:rsidR="002B6FCD" w:rsidRPr="007A6D06">
        <w:rPr>
          <w:rFonts w:ascii="Franklin Gothic Book" w:hAnsi="Franklin Gothic Book"/>
          <w:sz w:val="22"/>
          <w:szCs w:val="22"/>
        </w:rPr>
        <w:t>Sharma &amp; Dutta, 2025</w:t>
      </w:r>
      <w:r w:rsidR="003A510F" w:rsidRPr="007A6D06">
        <w:rPr>
          <w:rFonts w:ascii="Franklin Gothic Book" w:hAnsi="Franklin Gothic Book"/>
          <w:sz w:val="22"/>
          <w:szCs w:val="22"/>
        </w:rPr>
        <w:t>)</w:t>
      </w:r>
      <w:r w:rsidR="00034A84" w:rsidRPr="007A6D06">
        <w:rPr>
          <w:rFonts w:ascii="Franklin Gothic Book" w:hAnsi="Franklin Gothic Book"/>
          <w:sz w:val="22"/>
          <w:szCs w:val="22"/>
        </w:rPr>
        <w:t xml:space="preserve">, prioritise affordability and convenience through e-commerce. Family-Oriented Suburban Consumers, in line with </w:t>
      </w:r>
      <w:r w:rsidR="00F61F61" w:rsidRPr="007A6D06">
        <w:rPr>
          <w:rFonts w:ascii="Franklin Gothic Book" w:hAnsi="Franklin Gothic Book"/>
          <w:sz w:val="22"/>
          <w:szCs w:val="22"/>
        </w:rPr>
        <w:t xml:space="preserve">Hossain </w:t>
      </w:r>
      <w:r w:rsidR="00291CCD" w:rsidRPr="007A6D06">
        <w:rPr>
          <w:rFonts w:ascii="Franklin Gothic Book" w:hAnsi="Franklin Gothic Book"/>
          <w:sz w:val="22"/>
          <w:szCs w:val="22"/>
        </w:rPr>
        <w:t>(</w:t>
      </w:r>
      <w:r w:rsidR="00F61F61" w:rsidRPr="007A6D06">
        <w:rPr>
          <w:rFonts w:ascii="Franklin Gothic Book" w:hAnsi="Franklin Gothic Book"/>
          <w:sz w:val="22"/>
          <w:szCs w:val="22"/>
        </w:rPr>
        <w:t>2020</w:t>
      </w:r>
      <w:r w:rsidR="00034A84" w:rsidRPr="007A6D06">
        <w:rPr>
          <w:rFonts w:ascii="Franklin Gothic Book" w:hAnsi="Franklin Gothic Book"/>
          <w:sz w:val="22"/>
          <w:szCs w:val="22"/>
        </w:rPr>
        <w:t>), favour accessible, mid-range retail suited to family needs. Traditional Rural Consumers face transport barriers (</w:t>
      </w:r>
      <w:r w:rsidR="00604D95" w:rsidRPr="007A6D06">
        <w:rPr>
          <w:rFonts w:ascii="Franklin Gothic Book" w:hAnsi="Franklin Gothic Book"/>
          <w:sz w:val="22"/>
          <w:szCs w:val="22"/>
        </w:rPr>
        <w:t xml:space="preserve">Gauri </w:t>
      </w:r>
      <w:r w:rsidR="00604D95" w:rsidRPr="007A6D06">
        <w:rPr>
          <w:rFonts w:ascii="Franklin Gothic Book" w:hAnsi="Franklin Gothic Book"/>
          <w:i/>
          <w:sz w:val="22"/>
          <w:szCs w:val="22"/>
        </w:rPr>
        <w:t>et al.,</w:t>
      </w:r>
      <w:r w:rsidR="00604D95" w:rsidRPr="007A6D06">
        <w:rPr>
          <w:rFonts w:ascii="Franklin Gothic Book" w:hAnsi="Franklin Gothic Book"/>
          <w:sz w:val="22"/>
          <w:szCs w:val="22"/>
        </w:rPr>
        <w:t xml:space="preserve"> 2020) </w:t>
      </w:r>
      <w:r w:rsidR="00034A84" w:rsidRPr="007A6D06">
        <w:rPr>
          <w:rFonts w:ascii="Franklin Gothic Book" w:hAnsi="Franklin Gothic Book"/>
          <w:sz w:val="22"/>
          <w:szCs w:val="22"/>
        </w:rPr>
        <w:t xml:space="preserve">but show moderate digital use, suggesting online options can offset limited access. </w:t>
      </w:r>
      <w:r w:rsidR="00291CCD" w:rsidRPr="007A6D06">
        <w:rPr>
          <w:rFonts w:ascii="Franklin Gothic Book" w:hAnsi="Franklin Gothic Book"/>
          <w:sz w:val="22"/>
        </w:rPr>
        <w:t>Together, these clusters highlight how place, socioeconomic status, preferences, and digital engagement combine to shape</w:t>
      </w:r>
      <w:r w:rsidR="008E0B7D" w:rsidRPr="007A6D06">
        <w:rPr>
          <w:rFonts w:ascii="Franklin Gothic Book" w:hAnsi="Franklin Gothic Book"/>
          <w:sz w:val="22"/>
        </w:rPr>
        <w:t xml:space="preserve"> behaviour</w:t>
      </w:r>
      <w:r w:rsidR="00291CCD" w:rsidRPr="007A6D06">
        <w:rPr>
          <w:rFonts w:ascii="Franklin Gothic Book" w:hAnsi="Franklin Gothic Book"/>
          <w:sz w:val="22"/>
        </w:rPr>
        <w:t>.</w:t>
      </w:r>
    </w:p>
    <w:p w14:paraId="3585C777" w14:textId="2C0FF2A6" w:rsidR="00993EAC" w:rsidRPr="007A6D06" w:rsidRDefault="00E21923" w:rsidP="002353A2">
      <w:pPr>
        <w:jc w:val="both"/>
        <w:rPr>
          <w:rFonts w:ascii="Franklin Gothic Book" w:hAnsi="Franklin Gothic Book"/>
          <w:sz w:val="22"/>
          <w:szCs w:val="22"/>
        </w:rPr>
      </w:pPr>
      <w:r w:rsidRPr="007A6D06">
        <w:rPr>
          <w:rFonts w:ascii="Franklin Gothic Book" w:hAnsi="Franklin Gothic Book"/>
          <w:sz w:val="22"/>
          <w:szCs w:val="22"/>
        </w:rPr>
        <w:t>The</w:t>
      </w:r>
      <w:r w:rsidR="008E0B7D" w:rsidRPr="007A6D06">
        <w:rPr>
          <w:rFonts w:ascii="Franklin Gothic Book" w:hAnsi="Franklin Gothic Book"/>
          <w:sz w:val="22"/>
          <w:szCs w:val="22"/>
        </w:rPr>
        <w:t xml:space="preserve"> use</w:t>
      </w:r>
      <w:r w:rsidRPr="007A6D06">
        <w:rPr>
          <w:rFonts w:ascii="Franklin Gothic Book" w:hAnsi="Franklin Gothic Book"/>
          <w:sz w:val="22"/>
          <w:szCs w:val="22"/>
        </w:rPr>
        <w:t xml:space="preserve"> of consumer</w:t>
      </w:r>
      <w:r w:rsidR="008E0B7D" w:rsidRPr="007A6D06">
        <w:rPr>
          <w:rFonts w:ascii="Franklin Gothic Book" w:hAnsi="Franklin Gothic Book"/>
          <w:sz w:val="22"/>
          <w:szCs w:val="22"/>
        </w:rPr>
        <w:t xml:space="preserve"> survey</w:t>
      </w:r>
      <w:r w:rsidRPr="007A6D06">
        <w:rPr>
          <w:rFonts w:ascii="Franklin Gothic Book" w:hAnsi="Franklin Gothic Book"/>
          <w:sz w:val="22"/>
          <w:szCs w:val="22"/>
        </w:rPr>
        <w:t xml:space="preserve"> data affords precedented insights, which can empower planners, retailer managers and decision-makers to target hyper-local segments</w:t>
      </w:r>
      <w:r w:rsidR="009F128E" w:rsidRPr="007A6D06">
        <w:rPr>
          <w:rFonts w:ascii="Franklin Gothic Book" w:hAnsi="Franklin Gothic Book"/>
          <w:sz w:val="22"/>
          <w:szCs w:val="22"/>
        </w:rPr>
        <w:t>.</w:t>
      </w:r>
      <w:r w:rsidR="00DA40FB" w:rsidRPr="007A6D06">
        <w:rPr>
          <w:rFonts w:ascii="Franklin Gothic Book" w:hAnsi="Franklin Gothic Book"/>
          <w:sz w:val="22"/>
          <w:szCs w:val="22"/>
        </w:rPr>
        <w:t xml:space="preserve"> </w:t>
      </w:r>
      <w:r w:rsidR="003F730F" w:rsidRPr="007A6D06">
        <w:rPr>
          <w:rFonts w:ascii="Franklin Gothic Book" w:hAnsi="Franklin Gothic Book"/>
          <w:sz w:val="22"/>
          <w:szCs w:val="22"/>
        </w:rPr>
        <w:t>For retail managers, the classification directly supports practical applications</w:t>
      </w:r>
      <w:r w:rsidR="008E0B7D" w:rsidRPr="007A6D06">
        <w:rPr>
          <w:rFonts w:ascii="Franklin Gothic Book" w:hAnsi="Franklin Gothic Book"/>
          <w:sz w:val="22"/>
          <w:szCs w:val="22"/>
        </w:rPr>
        <w:t xml:space="preserve"> like</w:t>
      </w:r>
      <w:r w:rsidR="003F730F" w:rsidRPr="007A6D06">
        <w:rPr>
          <w:rFonts w:ascii="Franklin Gothic Book" w:hAnsi="Franklin Gothic Book"/>
          <w:sz w:val="22"/>
          <w:szCs w:val="22"/>
        </w:rPr>
        <w:t xml:space="preserve"> segmentation of local markets to tailor assortments to area-specific preferences (e.g., premium ranges for Affluent Suburban Professionals); optimisation </w:t>
      </w:r>
      <w:r w:rsidR="008E0B7D" w:rsidRPr="007A6D06">
        <w:rPr>
          <w:rFonts w:ascii="Franklin Gothic Book" w:hAnsi="Franklin Gothic Book"/>
          <w:sz w:val="22"/>
          <w:szCs w:val="22"/>
        </w:rPr>
        <w:t xml:space="preserve">of </w:t>
      </w:r>
      <w:r w:rsidR="003F730F" w:rsidRPr="007A6D06">
        <w:rPr>
          <w:rFonts w:ascii="Franklin Gothic Book" w:hAnsi="Franklin Gothic Book"/>
          <w:sz w:val="22"/>
          <w:szCs w:val="22"/>
        </w:rPr>
        <w:t>campaigns by identifying where digital</w:t>
      </w:r>
      <w:r w:rsidR="008E0B7D" w:rsidRPr="007A6D06">
        <w:rPr>
          <w:rFonts w:ascii="Franklin Gothic Book" w:hAnsi="Franklin Gothic Book"/>
          <w:sz w:val="22"/>
          <w:szCs w:val="22"/>
        </w:rPr>
        <w:t xml:space="preserve"> </w:t>
      </w:r>
      <w:r w:rsidR="003F730F" w:rsidRPr="007A6D06">
        <w:rPr>
          <w:rFonts w:ascii="Franklin Gothic Book" w:hAnsi="Franklin Gothic Book"/>
          <w:sz w:val="22"/>
          <w:szCs w:val="22"/>
        </w:rPr>
        <w:t xml:space="preserve">or in-store promotions are likely </w:t>
      </w:r>
      <w:r w:rsidR="008E0B7D" w:rsidRPr="007A6D06">
        <w:rPr>
          <w:rFonts w:ascii="Franklin Gothic Book" w:hAnsi="Franklin Gothic Book"/>
          <w:sz w:val="22"/>
          <w:szCs w:val="22"/>
        </w:rPr>
        <w:t xml:space="preserve">most effective </w:t>
      </w:r>
      <w:r w:rsidR="003F730F" w:rsidRPr="007A6D06">
        <w:rPr>
          <w:rFonts w:ascii="Franklin Gothic Book" w:hAnsi="Franklin Gothic Book"/>
          <w:sz w:val="22"/>
          <w:szCs w:val="22"/>
        </w:rPr>
        <w:t>and strategic decisions around store formats</w:t>
      </w:r>
      <w:r w:rsidR="00291CCD" w:rsidRPr="007A6D06">
        <w:rPr>
          <w:rFonts w:ascii="Franklin Gothic Book" w:hAnsi="Franklin Gothic Book"/>
          <w:sz w:val="22"/>
          <w:szCs w:val="22"/>
        </w:rPr>
        <w:t xml:space="preserve"> and </w:t>
      </w:r>
      <w:r w:rsidR="003F730F" w:rsidRPr="007A6D06">
        <w:rPr>
          <w:rFonts w:ascii="Franklin Gothic Book" w:hAnsi="Franklin Gothic Book"/>
          <w:sz w:val="22"/>
          <w:szCs w:val="22"/>
        </w:rPr>
        <w:t>omnichannel services, informed by the spatial distribution of consumer</w:t>
      </w:r>
      <w:r w:rsidR="00F83081" w:rsidRPr="007A6D06">
        <w:rPr>
          <w:rFonts w:ascii="Franklin Gothic Book" w:hAnsi="Franklin Gothic Book"/>
          <w:sz w:val="22"/>
          <w:szCs w:val="22"/>
        </w:rPr>
        <w:t xml:space="preserve"> (Silva </w:t>
      </w:r>
      <w:r w:rsidR="00F83081" w:rsidRPr="007A6D06">
        <w:rPr>
          <w:rFonts w:ascii="Franklin Gothic Book" w:hAnsi="Franklin Gothic Book"/>
          <w:i/>
          <w:sz w:val="22"/>
          <w:szCs w:val="22"/>
        </w:rPr>
        <w:t>et al.,</w:t>
      </w:r>
      <w:r w:rsidR="00F83081" w:rsidRPr="007A6D06">
        <w:rPr>
          <w:rFonts w:ascii="Franklin Gothic Book" w:hAnsi="Franklin Gothic Book"/>
          <w:sz w:val="22"/>
          <w:szCs w:val="22"/>
        </w:rPr>
        <w:t xml:space="preserve"> 2024; Yang and Hu, 2024)</w:t>
      </w:r>
      <w:r w:rsidR="003F730F" w:rsidRPr="007A6D06">
        <w:rPr>
          <w:rFonts w:ascii="Franklin Gothic Book" w:hAnsi="Franklin Gothic Book"/>
          <w:sz w:val="22"/>
          <w:szCs w:val="22"/>
        </w:rPr>
        <w:t xml:space="preserve">. </w:t>
      </w:r>
      <w:r w:rsidR="008E4719" w:rsidRPr="007A6D06">
        <w:rPr>
          <w:rFonts w:ascii="Franklin Gothic Book" w:hAnsi="Franklin Gothic Book"/>
          <w:sz w:val="22"/>
          <w:szCs w:val="22"/>
        </w:rPr>
        <w:t xml:space="preserve">For </w:t>
      </w:r>
      <w:r w:rsidR="00DA40FB" w:rsidRPr="007A6D06">
        <w:rPr>
          <w:rFonts w:ascii="Franklin Gothic Book" w:hAnsi="Franklin Gothic Book"/>
          <w:sz w:val="22"/>
          <w:szCs w:val="22"/>
        </w:rPr>
        <w:t xml:space="preserve">LSOAs </w:t>
      </w:r>
      <w:r w:rsidR="008E4719" w:rsidRPr="007A6D06">
        <w:rPr>
          <w:rFonts w:ascii="Franklin Gothic Book" w:hAnsi="Franklin Gothic Book"/>
          <w:sz w:val="22"/>
          <w:szCs w:val="22"/>
        </w:rPr>
        <w:t>cluster</w:t>
      </w:r>
      <w:r w:rsidR="00DA40FB" w:rsidRPr="007A6D06">
        <w:rPr>
          <w:rFonts w:ascii="Franklin Gothic Book" w:hAnsi="Franklin Gothic Book"/>
          <w:sz w:val="22"/>
          <w:szCs w:val="22"/>
        </w:rPr>
        <w:t>ed as</w:t>
      </w:r>
      <w:r w:rsidR="008E4719" w:rsidRPr="007A6D06">
        <w:rPr>
          <w:rFonts w:ascii="Franklin Gothic Book" w:hAnsi="Franklin Gothic Book"/>
          <w:sz w:val="22"/>
          <w:szCs w:val="22"/>
        </w:rPr>
        <w:t xml:space="preserve"> “Budget-Conscious Young Urbanites,” </w:t>
      </w:r>
      <w:r w:rsidR="008E0B7D" w:rsidRPr="007A6D06">
        <w:rPr>
          <w:rFonts w:ascii="Franklin Gothic Book" w:hAnsi="Franklin Gothic Book"/>
          <w:sz w:val="22"/>
          <w:szCs w:val="22"/>
        </w:rPr>
        <w:t xml:space="preserve">can </w:t>
      </w:r>
      <w:r w:rsidR="00DA40FB" w:rsidRPr="007A6D06">
        <w:rPr>
          <w:rFonts w:ascii="Franklin Gothic Book" w:hAnsi="Franklin Gothic Book"/>
          <w:sz w:val="22"/>
          <w:szCs w:val="22"/>
        </w:rPr>
        <w:t xml:space="preserve">be </w:t>
      </w:r>
      <w:r w:rsidR="009B00CD" w:rsidRPr="007A6D06">
        <w:rPr>
          <w:rFonts w:ascii="Franklin Gothic Book" w:hAnsi="Franklin Gothic Book"/>
          <w:sz w:val="22"/>
          <w:szCs w:val="22"/>
        </w:rPr>
        <w:t>identified through the classification by</w:t>
      </w:r>
      <w:r w:rsidR="00F846D9" w:rsidRPr="007A6D06">
        <w:rPr>
          <w:rFonts w:ascii="Franklin Gothic Book" w:hAnsi="Franklin Gothic Book"/>
          <w:sz w:val="22"/>
          <w:szCs w:val="22"/>
        </w:rPr>
        <w:t xml:space="preserve"> centre managers</w:t>
      </w:r>
      <w:r w:rsidR="009B00CD" w:rsidRPr="007A6D06">
        <w:rPr>
          <w:rFonts w:ascii="Franklin Gothic Book" w:hAnsi="Franklin Gothic Book"/>
          <w:sz w:val="22"/>
          <w:szCs w:val="22"/>
        </w:rPr>
        <w:t xml:space="preserve"> for </w:t>
      </w:r>
      <w:r w:rsidR="008E4719" w:rsidRPr="007A6D06">
        <w:rPr>
          <w:rFonts w:ascii="Franklin Gothic Book" w:hAnsi="Franklin Gothic Book"/>
          <w:sz w:val="22"/>
          <w:szCs w:val="22"/>
        </w:rPr>
        <w:t>urban regeneration schemes that pair affordable retail offerings with flexible co-working spaces in mixed-use developments</w:t>
      </w:r>
      <w:r w:rsidR="00362859" w:rsidRPr="007A6D06">
        <w:rPr>
          <w:rFonts w:ascii="Franklin Gothic Book" w:hAnsi="Franklin Gothic Book"/>
          <w:sz w:val="22"/>
          <w:szCs w:val="22"/>
        </w:rPr>
        <w:t xml:space="preserve"> (Morgado, 2021)</w:t>
      </w:r>
      <w:r w:rsidR="008E4719" w:rsidRPr="007A6D06">
        <w:rPr>
          <w:rFonts w:ascii="Franklin Gothic Book" w:hAnsi="Franklin Gothic Book"/>
          <w:sz w:val="22"/>
          <w:szCs w:val="22"/>
        </w:rPr>
        <w:t>.</w:t>
      </w:r>
      <w:r w:rsidR="00F51ED6" w:rsidRPr="007A6D06">
        <w:rPr>
          <w:rFonts w:ascii="Franklin Gothic Book" w:hAnsi="Franklin Gothic Book"/>
          <w:sz w:val="22"/>
          <w:szCs w:val="22"/>
        </w:rPr>
        <w:t xml:space="preserve"> </w:t>
      </w:r>
      <w:r w:rsidR="00CC5A64" w:rsidRPr="007A6D06">
        <w:rPr>
          <w:rFonts w:ascii="Franklin Gothic Book" w:hAnsi="Franklin Gothic Book"/>
          <w:sz w:val="22"/>
          <w:szCs w:val="22"/>
        </w:rPr>
        <w:t>Beyond practice, the classification also functions as a teaching resource in courses on retail geography</w:t>
      </w:r>
      <w:r w:rsidR="00AD288A" w:rsidRPr="007A6D06">
        <w:rPr>
          <w:rFonts w:ascii="Franklin Gothic Book" w:hAnsi="Franklin Gothic Book"/>
          <w:sz w:val="22"/>
          <w:szCs w:val="22"/>
        </w:rPr>
        <w:t xml:space="preserve"> or </w:t>
      </w:r>
      <w:r w:rsidR="00CC5A64" w:rsidRPr="007A6D06">
        <w:rPr>
          <w:rFonts w:ascii="Franklin Gothic Book" w:hAnsi="Franklin Gothic Book"/>
          <w:sz w:val="22"/>
          <w:szCs w:val="22"/>
        </w:rPr>
        <w:t xml:space="preserve">urban analytics, </w:t>
      </w:r>
      <w:r w:rsidR="008E0B7D" w:rsidRPr="007A6D06">
        <w:rPr>
          <w:rFonts w:ascii="Franklin Gothic Book" w:hAnsi="Franklin Gothic Book"/>
          <w:sz w:val="22"/>
          <w:szCs w:val="22"/>
        </w:rPr>
        <w:t xml:space="preserve">presenting </w:t>
      </w:r>
      <w:r w:rsidR="00CC5A64" w:rsidRPr="007A6D06">
        <w:rPr>
          <w:rFonts w:ascii="Franklin Gothic Book" w:hAnsi="Franklin Gothic Book"/>
          <w:sz w:val="22"/>
          <w:szCs w:val="22"/>
        </w:rPr>
        <w:t>how multidimensional consumer data can be operationalised for real-world decision-making.</w:t>
      </w:r>
    </w:p>
    <w:p w14:paraId="07214F2B" w14:textId="5AF47F2C" w:rsidR="009C37AE" w:rsidRPr="007A6D06" w:rsidRDefault="009C37AE" w:rsidP="002353A2">
      <w:pPr>
        <w:jc w:val="both"/>
        <w:rPr>
          <w:rFonts w:ascii="Franklin Gothic Book" w:hAnsi="Franklin Gothic Book"/>
          <w:sz w:val="22"/>
          <w:szCs w:val="22"/>
        </w:rPr>
      </w:pPr>
      <w:r w:rsidRPr="007A6D06">
        <w:rPr>
          <w:rFonts w:ascii="Franklin Gothic Book" w:hAnsi="Franklin Gothic Book"/>
          <w:sz w:val="22"/>
          <w:szCs w:val="22"/>
        </w:rPr>
        <w:lastRenderedPageBreak/>
        <w:t>From a policy and planning perspective, the classification provides an evidence base to support urban planning, transport policy, and high street revitalisation. Identifying areas dominated by Traditional Rural Consumers, who rely more heavily on physical retail due to accessibility constraints, can inform targeted transport interventions and service provision to enhance retail access (</w:t>
      </w:r>
      <w:proofErr w:type="spellStart"/>
      <w:r w:rsidRPr="007A6D06">
        <w:rPr>
          <w:rFonts w:ascii="Franklin Gothic Book" w:hAnsi="Franklin Gothic Book"/>
          <w:sz w:val="22"/>
          <w:szCs w:val="22"/>
        </w:rPr>
        <w:t>Elldér</w:t>
      </w:r>
      <w:proofErr w:type="spellEnd"/>
      <w:r w:rsidRPr="007A6D06">
        <w:rPr>
          <w:rFonts w:ascii="Franklin Gothic Book" w:hAnsi="Franklin Gothic Book"/>
          <w:sz w:val="22"/>
          <w:szCs w:val="22"/>
        </w:rPr>
        <w:t xml:space="preserve"> </w:t>
      </w:r>
      <w:r w:rsidRPr="007A6D06">
        <w:rPr>
          <w:rFonts w:ascii="Franklin Gothic Book" w:hAnsi="Franklin Gothic Book"/>
          <w:i/>
          <w:sz w:val="22"/>
          <w:szCs w:val="22"/>
        </w:rPr>
        <w:t>et al</w:t>
      </w:r>
      <w:r w:rsidRPr="007A6D06">
        <w:rPr>
          <w:rFonts w:ascii="Franklin Gothic Book" w:hAnsi="Franklin Gothic Book"/>
          <w:sz w:val="22"/>
          <w:szCs w:val="22"/>
        </w:rPr>
        <w:t xml:space="preserve">., 2022). </w:t>
      </w:r>
      <w:r w:rsidR="008E0B7D" w:rsidRPr="007A6D06">
        <w:rPr>
          <w:rFonts w:ascii="Franklin Gothic Book" w:hAnsi="Franklin Gothic Book"/>
          <w:sz w:val="22"/>
          <w:szCs w:val="22"/>
        </w:rPr>
        <w:t xml:space="preserve">Henceforth </w:t>
      </w:r>
      <w:r w:rsidRPr="007A6D06">
        <w:rPr>
          <w:rFonts w:ascii="Franklin Gothic Book" w:hAnsi="Franklin Gothic Book"/>
          <w:sz w:val="22"/>
          <w:szCs w:val="22"/>
        </w:rPr>
        <w:t>the tool supports policy approaches aimed at digital inclusion, local service resilience, and more equitable access to retail and amenities, demonstrating its relevance</w:t>
      </w:r>
      <w:r w:rsidR="008E0B7D" w:rsidRPr="007A6D06">
        <w:rPr>
          <w:rFonts w:ascii="Franklin Gothic Book" w:hAnsi="Franklin Gothic Book"/>
          <w:sz w:val="22"/>
          <w:szCs w:val="22"/>
        </w:rPr>
        <w:t xml:space="preserve"> alongside</w:t>
      </w:r>
      <w:r w:rsidRPr="007A6D06">
        <w:rPr>
          <w:rFonts w:ascii="Franklin Gothic Book" w:hAnsi="Franklin Gothic Book"/>
          <w:sz w:val="22"/>
          <w:szCs w:val="22"/>
        </w:rPr>
        <w:t xml:space="preserve"> commercial applications</w:t>
      </w:r>
      <w:r w:rsidR="00AD288A" w:rsidRPr="007A6D06">
        <w:rPr>
          <w:rFonts w:ascii="Franklin Gothic Book" w:hAnsi="Franklin Gothic Book"/>
          <w:sz w:val="22"/>
          <w:szCs w:val="22"/>
        </w:rPr>
        <w:t xml:space="preserve"> (Silva </w:t>
      </w:r>
      <w:r w:rsidR="00AD288A" w:rsidRPr="007A6D06">
        <w:rPr>
          <w:rFonts w:ascii="Franklin Gothic Book" w:hAnsi="Franklin Gothic Book"/>
          <w:i/>
          <w:sz w:val="22"/>
          <w:szCs w:val="22"/>
        </w:rPr>
        <w:t xml:space="preserve">et al., </w:t>
      </w:r>
      <w:r w:rsidR="00AD288A" w:rsidRPr="007A6D06">
        <w:rPr>
          <w:rFonts w:ascii="Franklin Gothic Book" w:hAnsi="Franklin Gothic Book"/>
          <w:sz w:val="22"/>
          <w:szCs w:val="22"/>
        </w:rPr>
        <w:t>2024)</w:t>
      </w:r>
      <w:r w:rsidRPr="007A6D06">
        <w:rPr>
          <w:rFonts w:ascii="Franklin Gothic Book" w:hAnsi="Franklin Gothic Book"/>
          <w:sz w:val="22"/>
          <w:szCs w:val="22"/>
        </w:rPr>
        <w:t>.</w:t>
      </w:r>
    </w:p>
    <w:p w14:paraId="0ED67AAE" w14:textId="69C637AF" w:rsidR="00A6462F" w:rsidRPr="007A6D06" w:rsidRDefault="008602B4" w:rsidP="00D02A1A">
      <w:pPr>
        <w:spacing w:before="240"/>
        <w:jc w:val="both"/>
        <w:rPr>
          <w:rFonts w:ascii="Franklin Gothic Book" w:hAnsi="Franklin Gothic Book"/>
          <w:sz w:val="22"/>
          <w:szCs w:val="22"/>
        </w:rPr>
      </w:pPr>
      <w:r w:rsidRPr="007A6D06">
        <w:rPr>
          <w:rFonts w:ascii="Franklin Gothic Book" w:hAnsi="Franklin Gothic Book"/>
          <w:sz w:val="22"/>
          <w:szCs w:val="22"/>
        </w:rPr>
        <w:t xml:space="preserve">From a commercial perspective, the classification functions as a scalable decision-support tool for retail investment, marketing strategy, and network planning. </w:t>
      </w:r>
      <w:r w:rsidR="00C00F05" w:rsidRPr="007A6D06">
        <w:rPr>
          <w:rFonts w:ascii="Franklin Gothic Book" w:hAnsi="Franklin Gothic Book"/>
          <w:sz w:val="22"/>
          <w:szCs w:val="22"/>
        </w:rPr>
        <w:t xml:space="preserve">For retailers, the classification can inform </w:t>
      </w:r>
      <w:r w:rsidR="00FD521A" w:rsidRPr="007A6D06">
        <w:rPr>
          <w:rFonts w:ascii="Franklin Gothic Book" w:hAnsi="Franklin Gothic Book"/>
          <w:sz w:val="22"/>
          <w:szCs w:val="22"/>
        </w:rPr>
        <w:t>business practices</w:t>
      </w:r>
      <w:r w:rsidR="00D02A1A" w:rsidRPr="007A6D06">
        <w:rPr>
          <w:rFonts w:ascii="Franklin Gothic Book" w:hAnsi="Franklin Gothic Book"/>
          <w:sz w:val="22"/>
          <w:szCs w:val="22"/>
        </w:rPr>
        <w:t xml:space="preserve"> like</w:t>
      </w:r>
      <w:r w:rsidR="00FD521A" w:rsidRPr="007A6D06">
        <w:rPr>
          <w:rFonts w:ascii="Franklin Gothic Book" w:hAnsi="Franklin Gothic Book"/>
          <w:sz w:val="22"/>
          <w:szCs w:val="22"/>
        </w:rPr>
        <w:t xml:space="preserve"> </w:t>
      </w:r>
      <w:r w:rsidR="00C00F05" w:rsidRPr="007A6D06">
        <w:rPr>
          <w:rFonts w:ascii="Franklin Gothic Book" w:hAnsi="Franklin Gothic Book"/>
          <w:sz w:val="22"/>
          <w:szCs w:val="22"/>
        </w:rPr>
        <w:t xml:space="preserve">site selection </w:t>
      </w:r>
      <w:bookmarkStart w:id="47" w:name="_Hlk216877764"/>
      <w:r w:rsidR="00C00F05" w:rsidRPr="007A6D06">
        <w:rPr>
          <w:rFonts w:ascii="Franklin Gothic Book" w:hAnsi="Franklin Gothic Book"/>
          <w:sz w:val="22"/>
          <w:szCs w:val="22"/>
        </w:rPr>
        <w:t xml:space="preserve">by identifying underserved consumer segments or areas with high demand for specific retail formats, and can be used in combination with established models of catchment analysis (Dolega </w:t>
      </w:r>
      <w:r w:rsidR="00C00F05" w:rsidRPr="007A6D06">
        <w:rPr>
          <w:rFonts w:ascii="Franklin Gothic Book" w:hAnsi="Franklin Gothic Book"/>
          <w:i/>
          <w:sz w:val="22"/>
          <w:szCs w:val="22"/>
        </w:rPr>
        <w:t>et al</w:t>
      </w:r>
      <w:r w:rsidR="00C00F05" w:rsidRPr="007A6D06">
        <w:rPr>
          <w:rFonts w:ascii="Franklin Gothic Book" w:hAnsi="Franklin Gothic Book"/>
          <w:sz w:val="22"/>
          <w:szCs w:val="22"/>
        </w:rPr>
        <w:t>, 2016</w:t>
      </w:r>
      <w:r w:rsidR="00AD288A" w:rsidRPr="007A6D06">
        <w:rPr>
          <w:rFonts w:ascii="Franklin Gothic Book" w:hAnsi="Franklin Gothic Book"/>
          <w:sz w:val="22"/>
          <w:szCs w:val="22"/>
        </w:rPr>
        <w:t xml:space="preserve">; Guan </w:t>
      </w:r>
      <w:r w:rsidR="00AD288A" w:rsidRPr="007A6D06">
        <w:rPr>
          <w:rFonts w:ascii="Franklin Gothic Book" w:hAnsi="Franklin Gothic Book"/>
          <w:i/>
          <w:sz w:val="22"/>
          <w:szCs w:val="22"/>
        </w:rPr>
        <w:t xml:space="preserve">et al., </w:t>
      </w:r>
      <w:r w:rsidR="00AD288A" w:rsidRPr="007A6D06">
        <w:rPr>
          <w:rFonts w:ascii="Franklin Gothic Book" w:hAnsi="Franklin Gothic Book"/>
          <w:sz w:val="22"/>
          <w:szCs w:val="22"/>
        </w:rPr>
        <w:t>2025</w:t>
      </w:r>
      <w:r w:rsidR="00C00F05" w:rsidRPr="007A6D06">
        <w:rPr>
          <w:rFonts w:ascii="Franklin Gothic Book" w:hAnsi="Franklin Gothic Book"/>
          <w:sz w:val="22"/>
          <w:szCs w:val="22"/>
        </w:rPr>
        <w:t xml:space="preserve">. </w:t>
      </w:r>
      <w:r w:rsidR="00DD711A" w:rsidRPr="007A6D06">
        <w:rPr>
          <w:rFonts w:ascii="Franklin Gothic Book" w:hAnsi="Franklin Gothic Book"/>
          <w:sz w:val="22"/>
          <w:szCs w:val="22"/>
        </w:rPr>
        <w:t>It can also support targeted omnichannel campaigns</w:t>
      </w:r>
      <w:r w:rsidR="00F846D9" w:rsidRPr="007A6D06">
        <w:rPr>
          <w:rFonts w:ascii="Franklin Gothic Book" w:hAnsi="Franklin Gothic Book"/>
          <w:sz w:val="22"/>
          <w:szCs w:val="22"/>
        </w:rPr>
        <w:t xml:space="preserve"> for retailers</w:t>
      </w:r>
      <w:r w:rsidR="00DD711A" w:rsidRPr="007A6D06">
        <w:rPr>
          <w:rFonts w:ascii="Franklin Gothic Book" w:hAnsi="Franklin Gothic Book"/>
          <w:sz w:val="22"/>
          <w:szCs w:val="22"/>
        </w:rPr>
        <w:t xml:space="preserve"> (</w:t>
      </w:r>
      <w:r w:rsidR="00D46026" w:rsidRPr="007A6D06">
        <w:rPr>
          <w:rFonts w:ascii="Franklin Gothic Book" w:hAnsi="Franklin Gothic Book"/>
          <w:sz w:val="22"/>
          <w:szCs w:val="22"/>
        </w:rPr>
        <w:t xml:space="preserve">Radomska </w:t>
      </w:r>
      <w:r w:rsidR="00D46026" w:rsidRPr="007A6D06">
        <w:rPr>
          <w:rFonts w:ascii="Franklin Gothic Book" w:hAnsi="Franklin Gothic Book"/>
          <w:i/>
          <w:sz w:val="22"/>
          <w:szCs w:val="22"/>
        </w:rPr>
        <w:t>et al,</w:t>
      </w:r>
      <w:r w:rsidR="003A510F" w:rsidRPr="007A6D06">
        <w:rPr>
          <w:rFonts w:ascii="Franklin Gothic Book" w:hAnsi="Franklin Gothic Book"/>
          <w:i/>
          <w:sz w:val="22"/>
          <w:szCs w:val="22"/>
        </w:rPr>
        <w:t xml:space="preserve"> </w:t>
      </w:r>
      <w:r w:rsidR="00D46026" w:rsidRPr="007A6D06">
        <w:rPr>
          <w:rFonts w:ascii="Franklin Gothic Book" w:hAnsi="Franklin Gothic Book"/>
          <w:sz w:val="22"/>
          <w:szCs w:val="22"/>
        </w:rPr>
        <w:t>2025</w:t>
      </w:r>
      <w:r w:rsidR="00DD711A" w:rsidRPr="007A6D06">
        <w:rPr>
          <w:rFonts w:ascii="Franklin Gothic Book" w:hAnsi="Franklin Gothic Book"/>
          <w:sz w:val="22"/>
          <w:szCs w:val="22"/>
        </w:rPr>
        <w:t>).</w:t>
      </w:r>
      <w:r w:rsidR="00A951CA" w:rsidRPr="007A6D06">
        <w:rPr>
          <w:rFonts w:ascii="Franklin Gothic Book" w:hAnsi="Franklin Gothic Book"/>
          <w:sz w:val="22"/>
          <w:szCs w:val="22"/>
        </w:rPr>
        <w:t xml:space="preserve"> </w:t>
      </w:r>
      <w:bookmarkEnd w:id="47"/>
      <w:r w:rsidR="00C00F05" w:rsidRPr="007A6D06">
        <w:rPr>
          <w:rFonts w:ascii="Franklin Gothic Book" w:hAnsi="Franklin Gothic Book"/>
          <w:sz w:val="22"/>
          <w:szCs w:val="22"/>
        </w:rPr>
        <w:t>Overall</w:t>
      </w:r>
      <w:r w:rsidR="003C682C" w:rsidRPr="007A6D06">
        <w:rPr>
          <w:rFonts w:ascii="Franklin Gothic Book" w:hAnsi="Franklin Gothic Book"/>
          <w:sz w:val="22"/>
          <w:szCs w:val="22"/>
        </w:rPr>
        <w:t>, our bespoke classification</w:t>
      </w:r>
      <w:r w:rsidR="00D02A1A" w:rsidRPr="007A6D06">
        <w:rPr>
          <w:rFonts w:ascii="Franklin Gothic Book" w:hAnsi="Franklin Gothic Book"/>
          <w:sz w:val="22"/>
          <w:szCs w:val="22"/>
        </w:rPr>
        <w:t xml:space="preserve"> </w:t>
      </w:r>
      <w:r w:rsidR="003C682C" w:rsidRPr="007A6D06">
        <w:rPr>
          <w:rFonts w:ascii="Franklin Gothic Book" w:hAnsi="Franklin Gothic Book"/>
          <w:sz w:val="22"/>
          <w:szCs w:val="22"/>
        </w:rPr>
        <w:t xml:space="preserve">can </w:t>
      </w:r>
      <w:r w:rsidR="00FD521A" w:rsidRPr="007A6D06">
        <w:rPr>
          <w:rFonts w:ascii="Franklin Gothic Book" w:hAnsi="Franklin Gothic Book"/>
          <w:sz w:val="22"/>
          <w:szCs w:val="22"/>
        </w:rPr>
        <w:t xml:space="preserve">be used for policy and business practice </w:t>
      </w:r>
      <w:r w:rsidR="001E7D9C" w:rsidRPr="007A6D06">
        <w:rPr>
          <w:rFonts w:ascii="Franklin Gothic Book" w:hAnsi="Franklin Gothic Book"/>
          <w:sz w:val="22"/>
          <w:szCs w:val="22"/>
        </w:rPr>
        <w:t>to</w:t>
      </w:r>
      <w:r w:rsidR="00FD521A" w:rsidRPr="007A6D06">
        <w:rPr>
          <w:rFonts w:ascii="Franklin Gothic Book" w:hAnsi="Franklin Gothic Book"/>
          <w:sz w:val="22"/>
          <w:szCs w:val="22"/>
        </w:rPr>
        <w:t xml:space="preserve"> address</w:t>
      </w:r>
      <w:r w:rsidR="001E7D9C" w:rsidRPr="007A6D06">
        <w:rPr>
          <w:rFonts w:ascii="Franklin Gothic Book" w:hAnsi="Franklin Gothic Book"/>
          <w:sz w:val="22"/>
          <w:szCs w:val="22"/>
        </w:rPr>
        <w:t xml:space="preserve"> a</w:t>
      </w:r>
      <w:r w:rsidR="003C682C" w:rsidRPr="007A6D06">
        <w:rPr>
          <w:rFonts w:ascii="Franklin Gothic Book" w:hAnsi="Franklin Gothic Book"/>
          <w:sz w:val="22"/>
          <w:szCs w:val="22"/>
        </w:rPr>
        <w:t xml:space="preserve"> broad variety of social</w:t>
      </w:r>
      <w:r w:rsidR="00291CCD" w:rsidRPr="007A6D06">
        <w:rPr>
          <w:rFonts w:ascii="Franklin Gothic Book" w:hAnsi="Franklin Gothic Book"/>
          <w:sz w:val="22"/>
          <w:szCs w:val="22"/>
        </w:rPr>
        <w:t xml:space="preserve"> and</w:t>
      </w:r>
      <w:r w:rsidR="003C682C" w:rsidRPr="007A6D06">
        <w:rPr>
          <w:rFonts w:ascii="Franklin Gothic Book" w:hAnsi="Franklin Gothic Book"/>
          <w:sz w:val="22"/>
          <w:szCs w:val="22"/>
        </w:rPr>
        <w:t xml:space="preserve"> economic </w:t>
      </w:r>
      <w:r w:rsidR="00DA59A1" w:rsidRPr="007A6D06">
        <w:rPr>
          <w:rFonts w:ascii="Franklin Gothic Book" w:hAnsi="Franklin Gothic Book"/>
          <w:sz w:val="22"/>
          <w:szCs w:val="22"/>
        </w:rPr>
        <w:t xml:space="preserve">challenges. </w:t>
      </w:r>
    </w:p>
    <w:p w14:paraId="56DE4EDF" w14:textId="2F06E089" w:rsidR="003B6E68" w:rsidRPr="007A6D06" w:rsidRDefault="00D02A1A" w:rsidP="002353A2">
      <w:pPr>
        <w:jc w:val="both"/>
        <w:rPr>
          <w:rFonts w:ascii="Franklin Gothic Book" w:eastAsia="Leelawadee" w:hAnsi="Franklin Gothic Book"/>
          <w:sz w:val="22"/>
          <w:szCs w:val="22"/>
        </w:rPr>
      </w:pPr>
      <w:r w:rsidRPr="007A6D06">
        <w:rPr>
          <w:rFonts w:ascii="Franklin Gothic Book" w:eastAsia="Leelawadee" w:hAnsi="Franklin Gothic Book"/>
          <w:sz w:val="22"/>
          <w:szCs w:val="22"/>
        </w:rPr>
        <w:t xml:space="preserve">Despite the </w:t>
      </w:r>
      <w:r w:rsidR="66793121" w:rsidRPr="007A6D06">
        <w:rPr>
          <w:rFonts w:ascii="Franklin Gothic Book" w:eastAsia="Leelawadee" w:hAnsi="Franklin Gothic Book"/>
          <w:sz w:val="22"/>
          <w:szCs w:val="22"/>
        </w:rPr>
        <w:t xml:space="preserve">robust </w:t>
      </w:r>
      <w:r w:rsidR="004328C2" w:rsidRPr="007A6D06">
        <w:rPr>
          <w:rFonts w:ascii="Franklin Gothic Book" w:eastAsia="Leelawadee" w:hAnsi="Franklin Gothic Book"/>
          <w:sz w:val="22"/>
          <w:szCs w:val="22"/>
        </w:rPr>
        <w:t xml:space="preserve">conceptual and analytical </w:t>
      </w:r>
      <w:r w:rsidR="66793121" w:rsidRPr="007A6D06">
        <w:rPr>
          <w:rFonts w:ascii="Franklin Gothic Book" w:eastAsia="Leelawadee" w:hAnsi="Franklin Gothic Book"/>
          <w:sz w:val="22"/>
          <w:szCs w:val="22"/>
        </w:rPr>
        <w:t xml:space="preserve">framework for understanding consumer </w:t>
      </w:r>
      <w:r w:rsidR="7338F6F7" w:rsidRPr="007A6D06">
        <w:rPr>
          <w:rFonts w:ascii="Franklin Gothic Book" w:eastAsia="Leelawadee" w:hAnsi="Franklin Gothic Book"/>
          <w:sz w:val="22"/>
          <w:szCs w:val="22"/>
        </w:rPr>
        <w:t>behaviour</w:t>
      </w:r>
      <w:r w:rsidR="66793121" w:rsidRPr="007A6D06">
        <w:rPr>
          <w:rFonts w:ascii="Franklin Gothic Book" w:eastAsia="Leelawadee" w:hAnsi="Franklin Gothic Book"/>
          <w:sz w:val="22"/>
          <w:szCs w:val="22"/>
        </w:rPr>
        <w:t>, certain limitations remain.</w:t>
      </w:r>
      <w:r w:rsidR="0043428E" w:rsidRPr="007A6D06">
        <w:rPr>
          <w:rFonts w:ascii="Franklin Gothic Book" w:eastAsia="Leelawadee" w:hAnsi="Franklin Gothic Book"/>
          <w:sz w:val="22"/>
          <w:szCs w:val="22"/>
        </w:rPr>
        <w:t xml:space="preserve"> Firstly, geodemographic classifications inherently simplify the complexity of population characteristics by grouping areas into predefined clusters, this can mask intra-group variation and exclude outliers (Cockings </w:t>
      </w:r>
      <w:r w:rsidR="0043428E" w:rsidRPr="007A6D06">
        <w:rPr>
          <w:rFonts w:ascii="Franklin Gothic Book" w:eastAsia="Leelawadee" w:hAnsi="Franklin Gothic Book"/>
          <w:i/>
          <w:sz w:val="22"/>
          <w:szCs w:val="22"/>
        </w:rPr>
        <w:t>et al.</w:t>
      </w:r>
      <w:r w:rsidR="0043428E" w:rsidRPr="007A6D06">
        <w:rPr>
          <w:rFonts w:ascii="Franklin Gothic Book" w:eastAsia="Leelawadee" w:hAnsi="Franklin Gothic Book"/>
          <w:sz w:val="22"/>
          <w:szCs w:val="22"/>
        </w:rPr>
        <w:t xml:space="preserve"> 2020).</w:t>
      </w:r>
      <w:r w:rsidR="00ED4D35" w:rsidRPr="007A6D06">
        <w:rPr>
          <w:rFonts w:ascii="Franklin Gothic Book" w:eastAsia="Leelawadee" w:hAnsi="Franklin Gothic Book"/>
          <w:sz w:val="22"/>
          <w:szCs w:val="22"/>
        </w:rPr>
        <w:t xml:space="preserve"> </w:t>
      </w:r>
      <w:r w:rsidR="00722719" w:rsidRPr="007A6D06">
        <w:rPr>
          <w:rFonts w:ascii="Franklin Gothic Book" w:eastAsia="Leelawadee" w:hAnsi="Franklin Gothic Book"/>
          <w:sz w:val="22"/>
          <w:szCs w:val="22"/>
        </w:rPr>
        <w:t xml:space="preserve">Our </w:t>
      </w:r>
      <w:r w:rsidR="66793121" w:rsidRPr="007A6D06">
        <w:rPr>
          <w:rFonts w:ascii="Franklin Gothic Book" w:eastAsia="Leelawadee" w:hAnsi="Franklin Gothic Book"/>
          <w:sz w:val="22"/>
          <w:szCs w:val="22"/>
        </w:rPr>
        <w:t>reliance on specific datasets, may introduce biases, as these datasets do not capture the full diversity of consumer experiences</w:t>
      </w:r>
      <w:r w:rsidR="71BA41DF" w:rsidRPr="007A6D06">
        <w:rPr>
          <w:rFonts w:ascii="Franklin Gothic Book" w:eastAsia="Leelawadee" w:hAnsi="Franklin Gothic Book"/>
          <w:sz w:val="22"/>
          <w:szCs w:val="22"/>
        </w:rPr>
        <w:t>, as it is a consumer lifestyle survey</w:t>
      </w:r>
      <w:r w:rsidR="66793121" w:rsidRPr="007A6D06">
        <w:rPr>
          <w:rFonts w:ascii="Franklin Gothic Book" w:eastAsia="Leelawadee" w:hAnsi="Franklin Gothic Book"/>
          <w:sz w:val="22"/>
          <w:szCs w:val="22"/>
        </w:rPr>
        <w:t>.</w:t>
      </w:r>
      <w:r w:rsidR="23079D37" w:rsidRPr="007A6D06">
        <w:rPr>
          <w:rFonts w:ascii="Franklin Gothic Book" w:eastAsia="Leelawadee" w:hAnsi="Franklin Gothic Book"/>
          <w:sz w:val="22"/>
          <w:szCs w:val="22"/>
        </w:rPr>
        <w:t xml:space="preserve"> Furthermore, the use of spatial </w:t>
      </w:r>
      <w:r w:rsidRPr="007A6D06">
        <w:rPr>
          <w:rFonts w:ascii="Franklin Gothic Book" w:eastAsia="Leelawadee" w:hAnsi="Franklin Gothic Book"/>
          <w:sz w:val="22"/>
          <w:szCs w:val="22"/>
        </w:rPr>
        <w:t xml:space="preserve">microsimulation and its </w:t>
      </w:r>
      <w:r w:rsidR="23079D37" w:rsidRPr="007A6D06">
        <w:rPr>
          <w:rFonts w:ascii="Franklin Gothic Book" w:eastAsia="Leelawadee" w:hAnsi="Franklin Gothic Book"/>
          <w:sz w:val="22"/>
          <w:szCs w:val="22"/>
        </w:rPr>
        <w:t>dependency on the quality and representativeness of the input data</w:t>
      </w:r>
      <w:r w:rsidRPr="007A6D06">
        <w:rPr>
          <w:rFonts w:ascii="Franklin Gothic Book" w:eastAsia="Leelawadee" w:hAnsi="Franklin Gothic Book"/>
          <w:sz w:val="22"/>
          <w:szCs w:val="22"/>
        </w:rPr>
        <w:t xml:space="preserve"> is a limitation</w:t>
      </w:r>
      <w:r w:rsidR="23079D37" w:rsidRPr="007A6D06">
        <w:rPr>
          <w:rFonts w:ascii="Franklin Gothic Book" w:eastAsia="Leelawadee" w:hAnsi="Franklin Gothic Book"/>
          <w:sz w:val="22"/>
          <w:szCs w:val="22"/>
        </w:rPr>
        <w:t>.</w:t>
      </w:r>
      <w:r w:rsidR="00ED4D35" w:rsidRPr="007A6D06">
        <w:rPr>
          <w:rFonts w:ascii="Franklin Gothic Book" w:eastAsia="Leelawadee" w:hAnsi="Franklin Gothic Book"/>
          <w:sz w:val="22"/>
          <w:szCs w:val="22"/>
        </w:rPr>
        <w:t xml:space="preserve"> While the accuracy of synthetic populations is limited by the quality of benchmark variables and microdata (Singleton </w:t>
      </w:r>
      <w:r w:rsidR="00ED4D35" w:rsidRPr="007A6D06">
        <w:rPr>
          <w:rFonts w:ascii="Franklin Gothic Book" w:eastAsia="Leelawadee" w:hAnsi="Franklin Gothic Book"/>
          <w:i/>
          <w:sz w:val="22"/>
          <w:szCs w:val="22"/>
        </w:rPr>
        <w:t>et al</w:t>
      </w:r>
      <w:r w:rsidR="00ED4D35" w:rsidRPr="007A6D06">
        <w:rPr>
          <w:rFonts w:ascii="Franklin Gothic Book" w:eastAsia="Leelawadee" w:hAnsi="Franklin Gothic Book"/>
          <w:sz w:val="22"/>
          <w:szCs w:val="22"/>
        </w:rPr>
        <w:t xml:space="preserve">., 2020), this analysis mitigates those constraints through the </w:t>
      </w:r>
      <w:r w:rsidR="00677A2A" w:rsidRPr="007A6D06">
        <w:rPr>
          <w:rFonts w:ascii="Franklin Gothic Book" w:eastAsia="Leelawadee" w:hAnsi="Franklin Gothic Book"/>
          <w:sz w:val="22"/>
          <w:szCs w:val="22"/>
        </w:rPr>
        <w:t>comparison</w:t>
      </w:r>
      <w:r w:rsidR="00ED4D35" w:rsidRPr="007A6D06">
        <w:rPr>
          <w:rFonts w:ascii="Franklin Gothic Book" w:eastAsia="Leelawadee" w:hAnsi="Franklin Gothic Book"/>
          <w:sz w:val="22"/>
          <w:szCs w:val="22"/>
        </w:rPr>
        <w:t xml:space="preserve"> against observed patterns</w:t>
      </w:r>
      <w:r w:rsidR="23079D37" w:rsidRPr="007A6D06">
        <w:rPr>
          <w:rFonts w:ascii="Franklin Gothic Book" w:eastAsia="Leelawadee" w:hAnsi="Franklin Gothic Book"/>
          <w:sz w:val="22"/>
          <w:szCs w:val="22"/>
        </w:rPr>
        <w:t xml:space="preserve">. </w:t>
      </w:r>
    </w:p>
    <w:p w14:paraId="673863C8" w14:textId="138BB25D" w:rsidR="00DA6DAD" w:rsidRPr="007A6D06" w:rsidRDefault="003B6E68" w:rsidP="009957FA">
      <w:pPr>
        <w:jc w:val="both"/>
        <w:rPr>
          <w:rFonts w:ascii="Franklin Gothic Book" w:hAnsi="Franklin Gothic Book"/>
          <w:sz w:val="22"/>
          <w:szCs w:val="22"/>
        </w:rPr>
      </w:pPr>
      <w:r w:rsidRPr="007A6D06">
        <w:rPr>
          <w:rFonts w:ascii="Franklin Gothic Book" w:eastAsia="Leelawadee" w:hAnsi="Franklin Gothic Book"/>
          <w:sz w:val="22"/>
          <w:szCs w:val="22"/>
        </w:rPr>
        <w:t xml:space="preserve">To conclude, our </w:t>
      </w:r>
      <w:r w:rsidR="001029B3" w:rsidRPr="007A6D06">
        <w:rPr>
          <w:rFonts w:ascii="Franklin Gothic Book" w:eastAsia="Leelawadee" w:hAnsi="Franklin Gothic Book"/>
          <w:sz w:val="22"/>
          <w:szCs w:val="22"/>
        </w:rPr>
        <w:t xml:space="preserve">study </w:t>
      </w:r>
      <w:r w:rsidR="00F61F61" w:rsidRPr="007A6D06">
        <w:rPr>
          <w:rFonts w:ascii="Franklin Gothic Book" w:eastAsia="Leelawadee" w:hAnsi="Franklin Gothic Book"/>
          <w:sz w:val="22"/>
          <w:szCs w:val="22"/>
        </w:rPr>
        <w:t>presents</w:t>
      </w:r>
      <w:r w:rsidR="002F099E" w:rsidRPr="007A6D06">
        <w:rPr>
          <w:rFonts w:ascii="Franklin Gothic Book" w:eastAsia="Leelawadee" w:hAnsi="Franklin Gothic Book"/>
          <w:sz w:val="22"/>
          <w:szCs w:val="22"/>
        </w:rPr>
        <w:t xml:space="preserve"> open, </w:t>
      </w:r>
      <w:r w:rsidRPr="007A6D06">
        <w:rPr>
          <w:rFonts w:ascii="Franklin Gothic Book" w:eastAsia="Leelawadee" w:hAnsi="Franklin Gothic Book"/>
          <w:sz w:val="22"/>
          <w:szCs w:val="22"/>
        </w:rPr>
        <w:t xml:space="preserve">bespoke consumer </w:t>
      </w:r>
      <w:r w:rsidR="001029B3" w:rsidRPr="007A6D06">
        <w:rPr>
          <w:rFonts w:ascii="Franklin Gothic Book" w:eastAsia="Leelawadee" w:hAnsi="Franklin Gothic Book"/>
          <w:sz w:val="22"/>
          <w:szCs w:val="22"/>
        </w:rPr>
        <w:t xml:space="preserve">geodemographic classifications by integrating real-time consumer data, </w:t>
      </w:r>
      <w:r w:rsidRPr="007A6D06">
        <w:rPr>
          <w:rFonts w:ascii="Franklin Gothic Book" w:eastAsia="Leelawadee" w:hAnsi="Franklin Gothic Book"/>
          <w:sz w:val="22"/>
          <w:szCs w:val="22"/>
        </w:rPr>
        <w:t xml:space="preserve">temporal dynamics </w:t>
      </w:r>
      <w:r w:rsidR="001029B3" w:rsidRPr="007A6D06">
        <w:rPr>
          <w:rFonts w:ascii="Franklin Gothic Book" w:eastAsia="Leelawadee" w:hAnsi="Franklin Gothic Book"/>
          <w:sz w:val="22"/>
          <w:szCs w:val="22"/>
        </w:rPr>
        <w:t>and cross-national insights. The</w:t>
      </w:r>
      <w:r w:rsidRPr="007A6D06">
        <w:rPr>
          <w:rFonts w:ascii="Franklin Gothic Book" w:eastAsia="Leelawadee" w:hAnsi="Franklin Gothic Book"/>
          <w:sz w:val="22"/>
          <w:szCs w:val="22"/>
        </w:rPr>
        <w:t xml:space="preserve">se </w:t>
      </w:r>
      <w:r w:rsidR="001029B3" w:rsidRPr="007A6D06">
        <w:rPr>
          <w:rFonts w:ascii="Franklin Gothic Book" w:eastAsia="Leelawadee" w:hAnsi="Franklin Gothic Book"/>
          <w:sz w:val="22"/>
          <w:szCs w:val="22"/>
        </w:rPr>
        <w:t>enhancements</w:t>
      </w:r>
      <w:r w:rsidR="00A84221" w:rsidRPr="007A6D06">
        <w:rPr>
          <w:rFonts w:ascii="Franklin Gothic Book" w:eastAsia="Leelawadee" w:hAnsi="Franklin Gothic Book"/>
          <w:sz w:val="22"/>
          <w:szCs w:val="22"/>
        </w:rPr>
        <w:t xml:space="preserve"> </w:t>
      </w:r>
      <w:r w:rsidRPr="007A6D06">
        <w:rPr>
          <w:rFonts w:ascii="Franklin Gothic Book" w:eastAsia="Leelawadee" w:hAnsi="Franklin Gothic Book"/>
          <w:sz w:val="22"/>
          <w:szCs w:val="22"/>
        </w:rPr>
        <w:t>will</w:t>
      </w:r>
      <w:r w:rsidR="001029B3" w:rsidRPr="007A6D06">
        <w:rPr>
          <w:rFonts w:ascii="Franklin Gothic Book" w:eastAsia="Leelawadee" w:hAnsi="Franklin Gothic Book"/>
          <w:sz w:val="22"/>
          <w:szCs w:val="22"/>
        </w:rPr>
        <w:t xml:space="preserve"> </w:t>
      </w:r>
      <w:r w:rsidR="00B018EF" w:rsidRPr="007A6D06">
        <w:rPr>
          <w:rFonts w:ascii="Franklin Gothic Book" w:eastAsia="Leelawadee" w:hAnsi="Franklin Gothic Book"/>
          <w:sz w:val="22"/>
          <w:szCs w:val="22"/>
        </w:rPr>
        <w:t>enable</w:t>
      </w:r>
      <w:r w:rsidR="001029B3" w:rsidRPr="007A6D06">
        <w:rPr>
          <w:rFonts w:ascii="Franklin Gothic Book" w:eastAsia="Leelawadee" w:hAnsi="Franklin Gothic Book"/>
          <w:sz w:val="22"/>
          <w:szCs w:val="22"/>
        </w:rPr>
        <w:t xml:space="preserve"> better identi</w:t>
      </w:r>
      <w:r w:rsidR="00165B27" w:rsidRPr="007A6D06">
        <w:rPr>
          <w:rFonts w:ascii="Franklin Gothic Book" w:eastAsia="Leelawadee" w:hAnsi="Franklin Gothic Book"/>
          <w:sz w:val="22"/>
          <w:szCs w:val="22"/>
        </w:rPr>
        <w:t xml:space="preserve">fication </w:t>
      </w:r>
      <w:r w:rsidR="00291CCD" w:rsidRPr="007A6D06">
        <w:rPr>
          <w:rFonts w:ascii="Franklin Gothic Book" w:eastAsia="Leelawadee" w:hAnsi="Franklin Gothic Book"/>
          <w:sz w:val="22"/>
          <w:szCs w:val="22"/>
        </w:rPr>
        <w:t xml:space="preserve">of how </w:t>
      </w:r>
      <w:r w:rsidRPr="007A6D06">
        <w:rPr>
          <w:rFonts w:ascii="Franklin Gothic Book" w:eastAsia="Leelawadee" w:hAnsi="Franklin Gothic Book"/>
          <w:sz w:val="22"/>
          <w:szCs w:val="22"/>
        </w:rPr>
        <w:t xml:space="preserve">consumer behaviour is continuing to shift, and the consequences of this on </w:t>
      </w:r>
      <w:r w:rsidR="001029B3" w:rsidRPr="007A6D06">
        <w:rPr>
          <w:rFonts w:ascii="Franklin Gothic Book" w:eastAsia="Leelawadee" w:hAnsi="Franklin Gothic Book"/>
          <w:sz w:val="22"/>
          <w:szCs w:val="22"/>
        </w:rPr>
        <w:t>"at-risk" retail areas</w:t>
      </w:r>
      <w:r w:rsidR="00521AD6" w:rsidRPr="007A6D06">
        <w:rPr>
          <w:rFonts w:ascii="Franklin Gothic Book" w:eastAsia="Leelawadee" w:hAnsi="Franklin Gothic Book"/>
          <w:sz w:val="22"/>
          <w:szCs w:val="22"/>
        </w:rPr>
        <w:t>. The benefits of doing so</w:t>
      </w:r>
      <w:r w:rsidR="002F099E" w:rsidRPr="007A6D06">
        <w:rPr>
          <w:rFonts w:ascii="Franklin Gothic Book" w:eastAsia="Leelawadee" w:hAnsi="Franklin Gothic Book"/>
          <w:sz w:val="22"/>
          <w:szCs w:val="22"/>
        </w:rPr>
        <w:t xml:space="preserve">, </w:t>
      </w:r>
      <w:r w:rsidR="00521AD6" w:rsidRPr="007A6D06">
        <w:rPr>
          <w:rFonts w:ascii="Franklin Gothic Book" w:eastAsia="Leelawadee" w:hAnsi="Franklin Gothic Book"/>
          <w:sz w:val="22"/>
          <w:szCs w:val="22"/>
        </w:rPr>
        <w:t xml:space="preserve">relate to more responsive approaches to adapting infrastructure, promoting digital inclusion and aligning retail and services with evolving consumer </w:t>
      </w:r>
      <w:r w:rsidR="00D02A1A" w:rsidRPr="007A6D06">
        <w:rPr>
          <w:rFonts w:ascii="Franklin Gothic Book" w:eastAsia="Leelawadee" w:hAnsi="Franklin Gothic Book"/>
          <w:sz w:val="22"/>
          <w:szCs w:val="22"/>
        </w:rPr>
        <w:t xml:space="preserve">needs providing </w:t>
      </w:r>
      <w:r w:rsidR="003F730F" w:rsidRPr="007A6D06">
        <w:rPr>
          <w:rFonts w:ascii="Franklin Gothic Book" w:eastAsia="Leelawadee" w:hAnsi="Franklin Gothic Book"/>
          <w:sz w:val="22"/>
          <w:szCs w:val="22"/>
        </w:rPr>
        <w:t>a directly usable tool for business practice and policy, enabling evidence-based investment, targeted service delivery, and resilient retail ecosystems</w:t>
      </w:r>
      <w:r w:rsidR="00291CCD" w:rsidRPr="007A6D06">
        <w:rPr>
          <w:rFonts w:ascii="Franklin Gothic Book" w:eastAsia="Leelawadee" w:hAnsi="Franklin Gothic Book"/>
          <w:sz w:val="22"/>
          <w:szCs w:val="22"/>
        </w:rPr>
        <w:t xml:space="preserve">. Future work could integrate these classifications into Agent-Based Models to represent diverse consumer </w:t>
      </w:r>
      <w:r w:rsidR="00576B86" w:rsidRPr="007A6D06">
        <w:rPr>
          <w:rFonts w:ascii="Franklin Gothic Book" w:eastAsia="Leelawadee" w:hAnsi="Franklin Gothic Book"/>
          <w:sz w:val="22"/>
          <w:szCs w:val="22"/>
        </w:rPr>
        <w:t>behaviours</w:t>
      </w:r>
      <w:r w:rsidR="00291CCD" w:rsidRPr="007A6D06">
        <w:rPr>
          <w:rFonts w:ascii="Franklin Gothic Book" w:eastAsia="Leelawadee" w:hAnsi="Franklin Gothic Book"/>
          <w:sz w:val="22"/>
          <w:szCs w:val="22"/>
        </w:rPr>
        <w:t>. This would allow simulation of dynamic interactions between shoppers and retail centres, showing how behaviours evolve as environments change, and advancing current approaches (</w:t>
      </w:r>
      <w:proofErr w:type="spellStart"/>
      <w:r w:rsidR="00291CCD" w:rsidRPr="007A6D06">
        <w:rPr>
          <w:rFonts w:ascii="Franklin Gothic Book" w:eastAsia="Leelawadee" w:hAnsi="Franklin Gothic Book"/>
          <w:sz w:val="22"/>
          <w:szCs w:val="22"/>
        </w:rPr>
        <w:t>Sturley</w:t>
      </w:r>
      <w:proofErr w:type="spellEnd"/>
      <w:r w:rsidR="00291CCD" w:rsidRPr="007A6D06">
        <w:rPr>
          <w:rFonts w:ascii="Franklin Gothic Book" w:eastAsia="Leelawadee" w:hAnsi="Franklin Gothic Book"/>
          <w:sz w:val="22"/>
          <w:szCs w:val="22"/>
        </w:rPr>
        <w:t xml:space="preserve"> et al., 2018; Son et al., 2025). Such models would shift from static classifications to dynamic, scenario-based analysis to better inform strategy.</w:t>
      </w:r>
      <w:r w:rsidR="71BA41DF" w:rsidRPr="007A6D06">
        <w:rPr>
          <w:rFonts w:ascii="Franklin Gothic Book" w:eastAsia="Leelawadee" w:hAnsi="Franklin Gothic Book"/>
          <w:sz w:val="22"/>
          <w:szCs w:val="22"/>
        </w:rPr>
        <w:t xml:space="preserve"> </w:t>
      </w:r>
      <w:r w:rsidR="00A94C90" w:rsidRPr="007A6D06">
        <w:rPr>
          <w:rFonts w:ascii="Franklin Gothic Book" w:eastAsia="Leelawadee" w:hAnsi="Franklin Gothic Book"/>
          <w:sz w:val="22"/>
          <w:szCs w:val="22"/>
        </w:rPr>
        <w:t>The</w:t>
      </w:r>
      <w:r w:rsidR="00950152" w:rsidRPr="007A6D06">
        <w:rPr>
          <w:rFonts w:ascii="Franklin Gothic Book" w:hAnsi="Franklin Gothic Book"/>
          <w:sz w:val="22"/>
          <w:szCs w:val="22"/>
        </w:rPr>
        <w:t xml:space="preserve"> geodemographic approach</w:t>
      </w:r>
      <w:r w:rsidR="00A94C90" w:rsidRPr="007A6D06">
        <w:rPr>
          <w:rFonts w:ascii="Franklin Gothic Book" w:hAnsi="Franklin Gothic Book"/>
          <w:sz w:val="22"/>
          <w:szCs w:val="22"/>
        </w:rPr>
        <w:t xml:space="preserve"> and classification presented here represents a major </w:t>
      </w:r>
      <w:r w:rsidR="002F099E" w:rsidRPr="007A6D06">
        <w:rPr>
          <w:rFonts w:ascii="Franklin Gothic Book" w:hAnsi="Franklin Gothic Book"/>
          <w:sz w:val="22"/>
          <w:szCs w:val="22"/>
        </w:rPr>
        <w:t>contribution</w:t>
      </w:r>
      <w:r w:rsidR="00A94C90" w:rsidRPr="007A6D06">
        <w:rPr>
          <w:rFonts w:ascii="Franklin Gothic Book" w:hAnsi="Franklin Gothic Book"/>
          <w:sz w:val="22"/>
          <w:szCs w:val="22"/>
        </w:rPr>
        <w:t xml:space="preserve">, providing a conceptual and analytical basis to </w:t>
      </w:r>
      <w:r w:rsidR="009616CD" w:rsidRPr="007A6D06">
        <w:rPr>
          <w:rFonts w:ascii="Franklin Gothic Book" w:hAnsi="Franklin Gothic Book"/>
          <w:sz w:val="22"/>
          <w:szCs w:val="22"/>
        </w:rPr>
        <w:t>construct more sophisticated</w:t>
      </w:r>
      <w:r w:rsidR="00820C94" w:rsidRPr="007A6D06">
        <w:rPr>
          <w:rFonts w:ascii="Franklin Gothic Book" w:hAnsi="Franklin Gothic Book"/>
          <w:sz w:val="22"/>
          <w:szCs w:val="22"/>
        </w:rPr>
        <w:t>,</w:t>
      </w:r>
      <w:r w:rsidR="004C42E6" w:rsidRPr="007A6D06">
        <w:rPr>
          <w:rFonts w:ascii="Franklin Gothic Book" w:hAnsi="Franklin Gothic Book"/>
          <w:sz w:val="22"/>
          <w:szCs w:val="22"/>
        </w:rPr>
        <w:t xml:space="preserve"> open</w:t>
      </w:r>
      <w:r w:rsidR="002F099E" w:rsidRPr="007A6D06">
        <w:rPr>
          <w:rFonts w:ascii="Franklin Gothic Book" w:hAnsi="Franklin Gothic Book"/>
          <w:sz w:val="22"/>
          <w:szCs w:val="22"/>
        </w:rPr>
        <w:t xml:space="preserve"> classifications</w:t>
      </w:r>
      <w:r w:rsidR="009616CD" w:rsidRPr="007A6D06">
        <w:rPr>
          <w:rFonts w:ascii="Franklin Gothic Book" w:hAnsi="Franklin Gothic Book"/>
          <w:sz w:val="22"/>
          <w:szCs w:val="22"/>
        </w:rPr>
        <w:t xml:space="preserve">. </w:t>
      </w:r>
      <w:r w:rsidR="0043428E" w:rsidRPr="007A6D06">
        <w:rPr>
          <w:rFonts w:ascii="Franklin Gothic Book" w:hAnsi="Franklin Gothic Book"/>
          <w:sz w:val="22"/>
          <w:szCs w:val="22"/>
        </w:rPr>
        <w:t xml:space="preserve">Furthermore, it provides new substantive </w:t>
      </w:r>
      <w:r w:rsidR="00A5451F" w:rsidRPr="007A6D06">
        <w:rPr>
          <w:rFonts w:ascii="Franklin Gothic Book" w:hAnsi="Franklin Gothic Book"/>
          <w:sz w:val="22"/>
          <w:szCs w:val="22"/>
        </w:rPr>
        <w:t>theoretical</w:t>
      </w:r>
      <w:r w:rsidR="00820C94" w:rsidRPr="007A6D06">
        <w:rPr>
          <w:rFonts w:ascii="Franklin Gothic Book" w:hAnsi="Franklin Gothic Book"/>
          <w:sz w:val="22"/>
          <w:szCs w:val="22"/>
        </w:rPr>
        <w:t xml:space="preserve"> </w:t>
      </w:r>
      <w:r w:rsidR="0043428E" w:rsidRPr="007A6D06">
        <w:rPr>
          <w:rFonts w:ascii="Franklin Gothic Book" w:hAnsi="Franklin Gothic Book"/>
          <w:sz w:val="22"/>
          <w:szCs w:val="22"/>
        </w:rPr>
        <w:t>insights into how demographic, social, physical, spatial, digital, and behavioural factors interact to shape consumer choices and behaviours</w:t>
      </w:r>
      <w:r w:rsidR="00950152" w:rsidRPr="007A6D06">
        <w:rPr>
          <w:rFonts w:ascii="Franklin Gothic Book" w:hAnsi="Franklin Gothic Book"/>
          <w:sz w:val="22"/>
          <w:szCs w:val="22"/>
        </w:rPr>
        <w:t>. The resulting classification</w:t>
      </w:r>
      <w:r w:rsidR="009616CD" w:rsidRPr="007A6D06">
        <w:rPr>
          <w:rFonts w:ascii="Franklin Gothic Book" w:hAnsi="Franklin Gothic Book"/>
          <w:sz w:val="22"/>
          <w:szCs w:val="22"/>
        </w:rPr>
        <w:t xml:space="preserve"> therefore</w:t>
      </w:r>
      <w:r w:rsidR="00950152" w:rsidRPr="007A6D06">
        <w:rPr>
          <w:rFonts w:ascii="Franklin Gothic Book" w:hAnsi="Franklin Gothic Book"/>
          <w:sz w:val="22"/>
          <w:szCs w:val="22"/>
        </w:rPr>
        <w:t xml:space="preserve"> offer</w:t>
      </w:r>
      <w:r w:rsidR="009616CD" w:rsidRPr="007A6D06">
        <w:rPr>
          <w:rFonts w:ascii="Franklin Gothic Book" w:hAnsi="Franklin Gothic Book"/>
          <w:sz w:val="22"/>
          <w:szCs w:val="22"/>
        </w:rPr>
        <w:t>s</w:t>
      </w:r>
      <w:r w:rsidR="00950152" w:rsidRPr="007A6D06">
        <w:rPr>
          <w:rFonts w:ascii="Franklin Gothic Book" w:hAnsi="Franklin Gothic Book"/>
          <w:sz w:val="22"/>
          <w:szCs w:val="22"/>
        </w:rPr>
        <w:t xml:space="preserve"> a flexible, data-rich tool for </w:t>
      </w:r>
      <w:r w:rsidR="000B052E" w:rsidRPr="007A6D06">
        <w:rPr>
          <w:rFonts w:ascii="Franklin Gothic Book" w:hAnsi="Franklin Gothic Book"/>
          <w:sz w:val="22"/>
          <w:szCs w:val="22"/>
        </w:rPr>
        <w:t>retailers</w:t>
      </w:r>
      <w:r w:rsidR="00576B86" w:rsidRPr="007A6D06">
        <w:rPr>
          <w:rFonts w:ascii="Franklin Gothic Book" w:hAnsi="Franklin Gothic Book"/>
          <w:sz w:val="22"/>
          <w:szCs w:val="22"/>
        </w:rPr>
        <w:t xml:space="preserve"> </w:t>
      </w:r>
      <w:r w:rsidR="00950152" w:rsidRPr="007A6D06">
        <w:rPr>
          <w:rFonts w:ascii="Franklin Gothic Book" w:hAnsi="Franklin Gothic Book"/>
          <w:sz w:val="22"/>
          <w:szCs w:val="22"/>
        </w:rPr>
        <w:t>and planners seeking to align strategies with the specific needs of diverse consumer groups</w:t>
      </w:r>
      <w:r w:rsidR="009616CD" w:rsidRPr="007A6D06">
        <w:rPr>
          <w:rFonts w:ascii="Franklin Gothic Book" w:hAnsi="Franklin Gothic Book"/>
          <w:sz w:val="22"/>
          <w:szCs w:val="22"/>
        </w:rPr>
        <w:t xml:space="preserve"> at present, and into the future. </w:t>
      </w:r>
    </w:p>
    <w:p w14:paraId="36BEABAE" w14:textId="1936D28E" w:rsidR="000C2960" w:rsidRPr="00ED2EFE" w:rsidRDefault="008D6E5D" w:rsidP="000C2960">
      <w:pPr>
        <w:rPr>
          <w:rFonts w:ascii="Franklin Gothic Book" w:hAnsi="Franklin Gothic Book"/>
          <w:b/>
          <w:sz w:val="22"/>
          <w:szCs w:val="22"/>
        </w:rPr>
      </w:pPr>
      <w:r w:rsidRPr="00ED2EFE">
        <w:rPr>
          <w:rFonts w:ascii="Franklin Gothic Book" w:hAnsi="Franklin Gothic Book"/>
          <w:b/>
          <w:sz w:val="22"/>
          <w:szCs w:val="22"/>
        </w:rPr>
        <w:t>References</w:t>
      </w:r>
    </w:p>
    <w:p w14:paraId="3EFB9C0F" w14:textId="0F6DEB11" w:rsidR="00784D7C" w:rsidRPr="00D2162B" w:rsidRDefault="00784D7C" w:rsidP="000C2960">
      <w:pPr>
        <w:rPr>
          <w:rFonts w:ascii="Franklin Gothic Book" w:hAnsi="Franklin Gothic Book" w:cs="Arial"/>
          <w:sz w:val="22"/>
          <w:szCs w:val="22"/>
          <w:shd w:val="clear" w:color="auto" w:fill="FFFFFF"/>
        </w:rPr>
      </w:pPr>
      <w:proofErr w:type="spellStart"/>
      <w:r w:rsidRPr="00D2162B">
        <w:rPr>
          <w:rFonts w:ascii="Franklin Gothic Book" w:hAnsi="Franklin Gothic Book" w:cs="Arial"/>
          <w:sz w:val="22"/>
          <w:szCs w:val="22"/>
          <w:shd w:val="clear" w:color="auto" w:fill="FFFFFF"/>
        </w:rPr>
        <w:lastRenderedPageBreak/>
        <w:t>Amsl</w:t>
      </w:r>
      <w:proofErr w:type="spellEnd"/>
      <w:r w:rsidRPr="00D2162B">
        <w:rPr>
          <w:rFonts w:ascii="Franklin Gothic Book" w:hAnsi="Franklin Gothic Book" w:cs="Arial"/>
          <w:sz w:val="22"/>
          <w:szCs w:val="22"/>
          <w:shd w:val="clear" w:color="auto" w:fill="FFFFFF"/>
        </w:rPr>
        <w:t>, S., Watson, I., Teller, C. and Wood, S. (2023), "Presenting products on websites – the importance of information quality criteria for online shoppers",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51 No. 9/10, pp. 1213-1238. https://doi.org/10.1108/IJRDM-04-2023-0266</w:t>
      </w:r>
    </w:p>
    <w:p w14:paraId="2ED1DA35" w14:textId="5EBE9AD7"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Ballantyne, P., Singleton, A., Dolega, L. and Macdonald, J., </w:t>
      </w:r>
      <w:r w:rsidR="00F539B9" w:rsidRPr="00D2162B">
        <w:rPr>
          <w:rFonts w:ascii="Franklin Gothic Book" w:hAnsi="Franklin Gothic Book"/>
          <w:sz w:val="22"/>
          <w:szCs w:val="22"/>
        </w:rPr>
        <w:t>(</w:t>
      </w:r>
      <w:r w:rsidRPr="00D2162B">
        <w:rPr>
          <w:rFonts w:ascii="Franklin Gothic Book" w:hAnsi="Franklin Gothic Book"/>
          <w:sz w:val="22"/>
          <w:szCs w:val="22"/>
        </w:rPr>
        <w:t>2023</w:t>
      </w:r>
      <w:r w:rsidR="00F539B9" w:rsidRPr="00D2162B">
        <w:rPr>
          <w:rFonts w:ascii="Franklin Gothic Book" w:hAnsi="Franklin Gothic Book"/>
          <w:sz w:val="22"/>
          <w:szCs w:val="22"/>
        </w:rPr>
        <w:t>)</w:t>
      </w:r>
      <w:r w:rsidRPr="00D2162B">
        <w:rPr>
          <w:rFonts w:ascii="Franklin Gothic Book" w:hAnsi="Franklin Gothic Book"/>
          <w:sz w:val="22"/>
          <w:szCs w:val="22"/>
        </w:rPr>
        <w:t xml:space="preserve">. </w:t>
      </w:r>
      <w:r w:rsidR="00784D7C" w:rsidRPr="00D2162B">
        <w:rPr>
          <w:rFonts w:ascii="Franklin Gothic Book" w:hAnsi="Franklin Gothic Book"/>
          <w:sz w:val="22"/>
          <w:szCs w:val="22"/>
        </w:rPr>
        <w:t>“</w:t>
      </w:r>
      <w:r w:rsidRPr="00D2162B">
        <w:rPr>
          <w:rFonts w:ascii="Franklin Gothic Book" w:hAnsi="Franklin Gothic Book"/>
          <w:sz w:val="22"/>
          <w:szCs w:val="22"/>
        </w:rPr>
        <w:t xml:space="preserve">Integrating the who, what, and where of US retail </w:t>
      </w:r>
      <w:proofErr w:type="spellStart"/>
      <w:r w:rsidRPr="00D2162B">
        <w:rPr>
          <w:rFonts w:ascii="Franklin Gothic Book" w:hAnsi="Franklin Gothic Book"/>
          <w:sz w:val="22"/>
          <w:szCs w:val="22"/>
        </w:rPr>
        <w:t>center</w:t>
      </w:r>
      <w:proofErr w:type="spellEnd"/>
      <w:r w:rsidRPr="00D2162B">
        <w:rPr>
          <w:rFonts w:ascii="Franklin Gothic Book" w:hAnsi="Franklin Gothic Book"/>
          <w:sz w:val="22"/>
          <w:szCs w:val="22"/>
        </w:rPr>
        <w:t xml:space="preserve"> geographies</w:t>
      </w:r>
      <w:r w:rsidR="00784D7C"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Annals of the American Association of Geographers</w:t>
      </w:r>
      <w:r w:rsidRPr="00D2162B">
        <w:rPr>
          <w:rFonts w:ascii="Franklin Gothic Book" w:hAnsi="Franklin Gothic Book"/>
          <w:sz w:val="22"/>
          <w:szCs w:val="22"/>
        </w:rPr>
        <w:t xml:space="preserve">, </w:t>
      </w:r>
      <w:r w:rsidR="00784D7C" w:rsidRPr="00D2162B">
        <w:rPr>
          <w:rFonts w:ascii="Franklin Gothic Book" w:hAnsi="Franklin Gothic Book"/>
          <w:sz w:val="22"/>
          <w:szCs w:val="22"/>
        </w:rPr>
        <w:t xml:space="preserve">Vol. </w:t>
      </w:r>
      <w:r w:rsidRPr="00D2162B">
        <w:rPr>
          <w:rFonts w:ascii="Franklin Gothic Book" w:hAnsi="Franklin Gothic Book"/>
          <w:i/>
          <w:iCs/>
          <w:sz w:val="22"/>
          <w:szCs w:val="22"/>
        </w:rPr>
        <w:t>113</w:t>
      </w:r>
      <w:r w:rsidRPr="00D2162B">
        <w:rPr>
          <w:rFonts w:ascii="Franklin Gothic Book" w:hAnsi="Franklin Gothic Book"/>
          <w:sz w:val="22"/>
          <w:szCs w:val="22"/>
        </w:rPr>
        <w:t>(2), pp.488-510.</w:t>
      </w:r>
    </w:p>
    <w:p w14:paraId="0998968A" w14:textId="5DDAC380" w:rsidR="00BC6F2C" w:rsidRPr="00D2162B" w:rsidRDefault="000A2B12" w:rsidP="000C2960">
      <w:pPr>
        <w:rPr>
          <w:rFonts w:ascii="Franklin Gothic Book" w:hAnsi="Franklin Gothic Book"/>
          <w:sz w:val="22"/>
          <w:szCs w:val="22"/>
        </w:rPr>
      </w:pPr>
      <w:r w:rsidRPr="00D2162B">
        <w:rPr>
          <w:rFonts w:ascii="Franklin Gothic Book" w:hAnsi="Franklin Gothic Book"/>
          <w:sz w:val="22"/>
          <w:szCs w:val="22"/>
        </w:rPr>
        <w:t xml:space="preserve">Barboza, M.H., Giannotti, M., </w:t>
      </w:r>
      <w:proofErr w:type="spellStart"/>
      <w:r w:rsidRPr="00D2162B">
        <w:rPr>
          <w:rFonts w:ascii="Franklin Gothic Book" w:hAnsi="Franklin Gothic Book"/>
          <w:sz w:val="22"/>
          <w:szCs w:val="22"/>
        </w:rPr>
        <w:t>Grigolon</w:t>
      </w:r>
      <w:proofErr w:type="spellEnd"/>
      <w:r w:rsidRPr="00D2162B">
        <w:rPr>
          <w:rFonts w:ascii="Franklin Gothic Book" w:hAnsi="Franklin Gothic Book"/>
          <w:sz w:val="22"/>
          <w:szCs w:val="22"/>
        </w:rPr>
        <w:t xml:space="preserve">, A.B. and </w:t>
      </w:r>
      <w:proofErr w:type="spellStart"/>
      <w:r w:rsidRPr="00D2162B">
        <w:rPr>
          <w:rFonts w:ascii="Franklin Gothic Book" w:hAnsi="Franklin Gothic Book"/>
          <w:sz w:val="22"/>
          <w:szCs w:val="22"/>
        </w:rPr>
        <w:t>Geurs</w:t>
      </w:r>
      <w:proofErr w:type="spellEnd"/>
      <w:r w:rsidRPr="00D2162B">
        <w:rPr>
          <w:rFonts w:ascii="Franklin Gothic Book" w:hAnsi="Franklin Gothic Book"/>
          <w:sz w:val="22"/>
          <w:szCs w:val="22"/>
        </w:rPr>
        <w:t xml:space="preserve">, K.T., </w:t>
      </w:r>
      <w:r w:rsidR="00F539B9" w:rsidRPr="00D2162B">
        <w:rPr>
          <w:rFonts w:ascii="Franklin Gothic Book" w:hAnsi="Franklin Gothic Book"/>
          <w:sz w:val="22"/>
          <w:szCs w:val="22"/>
        </w:rPr>
        <w:t>(</w:t>
      </w:r>
      <w:r w:rsidRPr="00D2162B">
        <w:rPr>
          <w:rFonts w:ascii="Franklin Gothic Book" w:hAnsi="Franklin Gothic Book"/>
          <w:sz w:val="22"/>
          <w:szCs w:val="22"/>
        </w:rPr>
        <w:t>2024</w:t>
      </w:r>
      <w:r w:rsidR="00F539B9" w:rsidRPr="00D2162B">
        <w:rPr>
          <w:rFonts w:ascii="Franklin Gothic Book" w:hAnsi="Franklin Gothic Book"/>
          <w:sz w:val="22"/>
          <w:szCs w:val="22"/>
        </w:rPr>
        <w:t>)</w:t>
      </w:r>
      <w:r w:rsidRPr="00D2162B">
        <w:rPr>
          <w:rFonts w:ascii="Franklin Gothic Book" w:hAnsi="Franklin Gothic Book"/>
          <w:sz w:val="22"/>
          <w:szCs w:val="22"/>
        </w:rPr>
        <w:t xml:space="preserve">. </w:t>
      </w:r>
      <w:r w:rsidR="00972646" w:rsidRPr="00D2162B">
        <w:rPr>
          <w:rFonts w:ascii="Franklin Gothic Book" w:hAnsi="Franklin Gothic Book"/>
          <w:sz w:val="22"/>
          <w:szCs w:val="22"/>
        </w:rPr>
        <w:t>“</w:t>
      </w:r>
      <w:r w:rsidRPr="00D2162B">
        <w:rPr>
          <w:rFonts w:ascii="Franklin Gothic Book" w:hAnsi="Franklin Gothic Book"/>
          <w:sz w:val="22"/>
          <w:szCs w:val="22"/>
        </w:rPr>
        <w:t>A comparative analysis of leisure accessibility and equity impacts using location-based and space–time accessibility metrics.</w:t>
      </w:r>
      <w:r w:rsidR="00972646"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sz w:val="22"/>
          <w:szCs w:val="22"/>
        </w:rPr>
        <w:t>Transportation Research Part A: Policy and Practice</w:t>
      </w:r>
      <w:r w:rsidRPr="00D2162B">
        <w:rPr>
          <w:rFonts w:ascii="Franklin Gothic Book" w:hAnsi="Franklin Gothic Book"/>
          <w:sz w:val="22"/>
          <w:szCs w:val="22"/>
        </w:rPr>
        <w:t xml:space="preserve">, </w:t>
      </w:r>
      <w:r w:rsidR="00F539B9" w:rsidRPr="00D2162B">
        <w:rPr>
          <w:rFonts w:ascii="Franklin Gothic Book" w:hAnsi="Franklin Gothic Book"/>
          <w:sz w:val="22"/>
          <w:szCs w:val="22"/>
        </w:rPr>
        <w:t xml:space="preserve">Vol. </w:t>
      </w:r>
      <w:r w:rsidRPr="00D2162B">
        <w:rPr>
          <w:rFonts w:ascii="Franklin Gothic Book" w:hAnsi="Franklin Gothic Book"/>
          <w:sz w:val="22"/>
          <w:szCs w:val="22"/>
        </w:rPr>
        <w:t>190, p.104237.</w:t>
      </w:r>
      <w:r w:rsidR="00972646" w:rsidRPr="00D2162B">
        <w:rPr>
          <w:rFonts w:ascii="Franklin Gothic Book" w:hAnsi="Franklin Gothic Book"/>
          <w:sz w:val="22"/>
          <w:szCs w:val="22"/>
        </w:rPr>
        <w:t xml:space="preserve">https://doi.org/10.1016/j.tra.2024.104237 </w:t>
      </w:r>
    </w:p>
    <w:p w14:paraId="2136AE7B" w14:textId="68224D34" w:rsidR="00DE02E0" w:rsidRPr="00D2162B" w:rsidRDefault="00DE02E0" w:rsidP="000C2960">
      <w:pPr>
        <w:rPr>
          <w:rFonts w:ascii="Franklin Gothic Book" w:hAnsi="Franklin Gothic Book"/>
          <w:sz w:val="22"/>
          <w:szCs w:val="22"/>
        </w:rPr>
      </w:pPr>
      <w:proofErr w:type="spellStart"/>
      <w:r w:rsidRPr="00D2162B">
        <w:rPr>
          <w:rFonts w:ascii="Franklin Gothic Book" w:hAnsi="Franklin Gothic Book" w:cs="Arial"/>
          <w:sz w:val="22"/>
          <w:szCs w:val="22"/>
          <w:shd w:val="clear" w:color="auto" w:fill="FFFFFF"/>
        </w:rPr>
        <w:t>Belwal</w:t>
      </w:r>
      <w:proofErr w:type="spellEnd"/>
      <w:r w:rsidRPr="00D2162B">
        <w:rPr>
          <w:rFonts w:ascii="Franklin Gothic Book" w:hAnsi="Franklin Gothic Book" w:cs="Arial"/>
          <w:sz w:val="22"/>
          <w:szCs w:val="22"/>
          <w:shd w:val="clear" w:color="auto" w:fill="FFFFFF"/>
        </w:rPr>
        <w:t>, R., </w:t>
      </w:r>
      <w:proofErr w:type="spellStart"/>
      <w:r w:rsidRPr="00D2162B">
        <w:rPr>
          <w:rFonts w:ascii="Franklin Gothic Book" w:hAnsi="Franklin Gothic Book" w:cs="Arial"/>
          <w:sz w:val="22"/>
          <w:szCs w:val="22"/>
          <w:shd w:val="clear" w:color="auto" w:fill="FFFFFF"/>
        </w:rPr>
        <w:t>Belwal</w:t>
      </w:r>
      <w:proofErr w:type="spellEnd"/>
      <w:r w:rsidRPr="00D2162B">
        <w:rPr>
          <w:rFonts w:ascii="Franklin Gothic Book" w:hAnsi="Franklin Gothic Book" w:cs="Arial"/>
          <w:sz w:val="22"/>
          <w:szCs w:val="22"/>
          <w:shd w:val="clear" w:color="auto" w:fill="FFFFFF"/>
        </w:rPr>
        <w:t>, S., Morgan, Z. and Al Badi, L.H. (2025), "Profiling consumers for their shopping motivations in modern retail formats in Oman",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53 No. 1, pp. 74-93. https://doi.org/10.1108/IJRDM-09-2023-0581</w:t>
      </w:r>
    </w:p>
    <w:p w14:paraId="5A26850D" w14:textId="1904A6DA"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Butterfield, K., Newing, A. and Heppenstall, A., </w:t>
      </w:r>
      <w:r w:rsidR="00C904A7">
        <w:rPr>
          <w:rFonts w:ascii="Franklin Gothic Book" w:hAnsi="Franklin Gothic Book"/>
          <w:sz w:val="22"/>
          <w:szCs w:val="22"/>
        </w:rPr>
        <w:t>(</w:t>
      </w:r>
      <w:r w:rsidRPr="00D2162B">
        <w:rPr>
          <w:rFonts w:ascii="Franklin Gothic Book" w:hAnsi="Franklin Gothic Book"/>
          <w:sz w:val="22"/>
          <w:szCs w:val="22"/>
        </w:rPr>
        <w:t>2020</w:t>
      </w:r>
      <w:r w:rsidR="00C904A7">
        <w:rPr>
          <w:rFonts w:ascii="Franklin Gothic Book" w:hAnsi="Franklin Gothic Book"/>
          <w:sz w:val="22"/>
          <w:szCs w:val="22"/>
        </w:rPr>
        <w:t>)</w:t>
      </w:r>
      <w:r w:rsidRPr="00D2162B">
        <w:rPr>
          <w:rFonts w:ascii="Franklin Gothic Book" w:hAnsi="Franklin Gothic Book"/>
          <w:sz w:val="22"/>
          <w:szCs w:val="22"/>
        </w:rPr>
        <w:t xml:space="preserve">. </w:t>
      </w:r>
      <w:r w:rsidR="00C904A7">
        <w:rPr>
          <w:rFonts w:ascii="Franklin Gothic Book" w:hAnsi="Franklin Gothic Book"/>
          <w:sz w:val="22"/>
          <w:szCs w:val="22"/>
        </w:rPr>
        <w:t>“</w:t>
      </w:r>
      <w:r w:rsidRPr="00D2162B">
        <w:rPr>
          <w:rFonts w:ascii="Franklin Gothic Book" w:hAnsi="Franklin Gothic Book"/>
          <w:sz w:val="22"/>
          <w:szCs w:val="22"/>
        </w:rPr>
        <w:t>Inferring Consumer Type from Loyalty Card Data.</w:t>
      </w:r>
      <w:r w:rsidR="00C904A7">
        <w:rPr>
          <w:rFonts w:ascii="Franklin Gothic Book" w:hAnsi="Franklin Gothic Book"/>
          <w:sz w:val="22"/>
          <w:szCs w:val="22"/>
        </w:rPr>
        <w:t xml:space="preserve">” </w:t>
      </w:r>
    </w:p>
    <w:p w14:paraId="5A03AC42" w14:textId="4515EA5A" w:rsidR="001B7DA6" w:rsidRPr="00D2162B" w:rsidRDefault="00AC1232" w:rsidP="000C2960">
      <w:pPr>
        <w:tabs>
          <w:tab w:val="left" w:pos="2057"/>
        </w:tabs>
        <w:rPr>
          <w:rFonts w:ascii="Franklin Gothic Book" w:hAnsi="Franklin Gothic Book" w:cs="Arial"/>
          <w:sz w:val="22"/>
          <w:szCs w:val="22"/>
          <w:shd w:val="clear" w:color="auto" w:fill="FFFFFF"/>
        </w:rPr>
      </w:pPr>
      <w:r w:rsidRPr="00D2162B">
        <w:rPr>
          <w:rFonts w:ascii="Franklin Gothic Book" w:eastAsia="Times New Roman" w:hAnsi="Franklin Gothic Book" w:cs="Calibri"/>
          <w:sz w:val="22"/>
          <w:szCs w:val="22"/>
          <w:lang w:eastAsia="en-GB"/>
        </w:rPr>
        <w:t>CDRC (2023).</w:t>
      </w:r>
      <w:r w:rsidRPr="00D2162B">
        <w:rPr>
          <w:rFonts w:ascii="Franklin Gothic Book" w:eastAsia="Times New Roman" w:hAnsi="Franklin Gothic Book" w:cs="Calibri"/>
          <w:i/>
          <w:sz w:val="22"/>
          <w:szCs w:val="22"/>
          <w:lang w:eastAsia="en-GB"/>
        </w:rPr>
        <w:t xml:space="preserve"> PDV Consumer Lifestyle Survey,</w:t>
      </w:r>
      <w:r w:rsidRPr="00D2162B">
        <w:rPr>
          <w:rFonts w:ascii="Franklin Gothic Book" w:eastAsia="Times New Roman" w:hAnsi="Franklin Gothic Book" w:cs="Calibri"/>
          <w:sz w:val="22"/>
          <w:szCs w:val="22"/>
          <w:lang w:eastAsia="en-GB"/>
        </w:rPr>
        <w:t xml:space="preserve"> Consumer Research Data Centre, available at: https://www.cdrc.ac.uk/ (Accessed: 5 January 2024).</w:t>
      </w:r>
    </w:p>
    <w:p w14:paraId="067AAFE8" w14:textId="5624F00D" w:rsidR="008D475A" w:rsidRPr="00D2162B" w:rsidRDefault="008D475A" w:rsidP="008D475A">
      <w:pPr>
        <w:rPr>
          <w:rFonts w:ascii="Franklin Gothic Book" w:hAnsi="Franklin Gothic Book"/>
          <w:sz w:val="22"/>
          <w:szCs w:val="22"/>
        </w:rPr>
      </w:pPr>
      <w:r w:rsidRPr="00D2162B">
        <w:rPr>
          <w:rFonts w:ascii="Franklin Gothic Book" w:hAnsi="Franklin Gothic Book"/>
          <w:sz w:val="22"/>
          <w:szCs w:val="22"/>
        </w:rPr>
        <w:t xml:space="preserve">Cockings, S., Martin, D. and </w:t>
      </w:r>
      <w:proofErr w:type="spellStart"/>
      <w:r w:rsidRPr="00D2162B">
        <w:rPr>
          <w:rFonts w:ascii="Franklin Gothic Book" w:hAnsi="Franklin Gothic Book"/>
          <w:sz w:val="22"/>
          <w:szCs w:val="22"/>
        </w:rPr>
        <w:t>Harfoot</w:t>
      </w:r>
      <w:proofErr w:type="spellEnd"/>
      <w:r w:rsidRPr="00D2162B">
        <w:rPr>
          <w:rFonts w:ascii="Franklin Gothic Book" w:hAnsi="Franklin Gothic Book"/>
          <w:sz w:val="22"/>
          <w:szCs w:val="22"/>
        </w:rPr>
        <w:t xml:space="preserve">, A. (2020), "Developing a national geodemographic classification of workplace zones", </w:t>
      </w:r>
      <w:r w:rsidRPr="00D2162B">
        <w:rPr>
          <w:rFonts w:ascii="Franklin Gothic Book" w:hAnsi="Franklin Gothic Book"/>
          <w:i/>
          <w:sz w:val="22"/>
          <w:szCs w:val="22"/>
        </w:rPr>
        <w:t>Applied Spatial Analysis and Policy</w:t>
      </w:r>
      <w:r w:rsidRPr="00D2162B">
        <w:rPr>
          <w:rFonts w:ascii="Franklin Gothic Book" w:hAnsi="Franklin Gothic Book"/>
          <w:sz w:val="22"/>
          <w:szCs w:val="22"/>
        </w:rPr>
        <w:t>, Vol. 13 No. 4, pp.</w:t>
      </w:r>
      <w:r w:rsidRPr="00D2162B">
        <w:rPr>
          <w:rFonts w:ascii="Arial" w:hAnsi="Arial" w:cs="Arial"/>
          <w:sz w:val="22"/>
          <w:szCs w:val="22"/>
        </w:rPr>
        <w:t> </w:t>
      </w:r>
      <w:r w:rsidRPr="00D2162B">
        <w:rPr>
          <w:rFonts w:ascii="Franklin Gothic Book" w:hAnsi="Franklin Gothic Book"/>
          <w:sz w:val="22"/>
          <w:szCs w:val="22"/>
        </w:rPr>
        <w:t>959</w:t>
      </w:r>
      <w:r w:rsidRPr="00D2162B">
        <w:rPr>
          <w:rFonts w:ascii="Franklin Gothic Book" w:hAnsi="Franklin Gothic Book" w:cs="Franklin Gothic Book"/>
          <w:sz w:val="22"/>
          <w:szCs w:val="22"/>
        </w:rPr>
        <w:t>–</w:t>
      </w:r>
      <w:r w:rsidRPr="00D2162B">
        <w:rPr>
          <w:rFonts w:ascii="Franklin Gothic Book" w:hAnsi="Franklin Gothic Book"/>
          <w:sz w:val="22"/>
          <w:szCs w:val="22"/>
        </w:rPr>
        <w:t>983.https://doi.org/10.1007/s12061-020-09337-4</w:t>
      </w:r>
    </w:p>
    <w:p w14:paraId="2F40DEAE" w14:textId="6D5D8F47" w:rsidR="008D475A" w:rsidRPr="00D2162B" w:rsidRDefault="008D475A" w:rsidP="008D475A">
      <w:pPr>
        <w:rPr>
          <w:rFonts w:ascii="Franklin Gothic Book" w:hAnsi="Franklin Gothic Book"/>
          <w:sz w:val="22"/>
          <w:szCs w:val="22"/>
        </w:rPr>
      </w:pPr>
      <w:r w:rsidRPr="00D2162B">
        <w:rPr>
          <w:rFonts w:ascii="Franklin Gothic Book" w:hAnsi="Franklin Gothic Book" w:cs="Arial"/>
          <w:sz w:val="22"/>
          <w:szCs w:val="22"/>
          <w:shd w:val="clear" w:color="auto" w:fill="FFFFFF"/>
        </w:rPr>
        <w:t xml:space="preserve">Davies, A., Dolega, L. and Arribas-Bel, D. (2019), "Buy online collect in-store: exploring grocery </w:t>
      </w:r>
      <w:proofErr w:type="spellStart"/>
      <w:r w:rsidRPr="00D2162B">
        <w:rPr>
          <w:rFonts w:ascii="Franklin Gothic Book" w:hAnsi="Franklin Gothic Book" w:cs="Arial"/>
          <w:sz w:val="22"/>
          <w:szCs w:val="22"/>
          <w:shd w:val="clear" w:color="auto" w:fill="FFFFFF"/>
        </w:rPr>
        <w:t>click&amp;collect</w:t>
      </w:r>
      <w:proofErr w:type="spellEnd"/>
      <w:r w:rsidRPr="00D2162B">
        <w:rPr>
          <w:rFonts w:ascii="Franklin Gothic Book" w:hAnsi="Franklin Gothic Book" w:cs="Arial"/>
          <w:sz w:val="22"/>
          <w:szCs w:val="22"/>
          <w:shd w:val="clear" w:color="auto" w:fill="FFFFFF"/>
        </w:rPr>
        <w:t xml:space="preserve"> using a national case study",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47 No. 3, pp. 278-291.https://doi.org/10.1108/IJRDM-01-2018-0025</w:t>
      </w:r>
    </w:p>
    <w:p w14:paraId="09230C95" w14:textId="5FB4C6EA" w:rsidR="008D475A" w:rsidRPr="00D2162B" w:rsidRDefault="008D475A" w:rsidP="008D475A">
      <w:pPr>
        <w:rPr>
          <w:rFonts w:ascii="Franklin Gothic Book" w:hAnsi="Franklin Gothic Book"/>
          <w:sz w:val="22"/>
          <w:szCs w:val="22"/>
        </w:rPr>
      </w:pPr>
      <w:r w:rsidRPr="00D2162B">
        <w:rPr>
          <w:rFonts w:ascii="Franklin Gothic Book" w:hAnsi="Franklin Gothic Book"/>
          <w:sz w:val="22"/>
          <w:szCs w:val="22"/>
        </w:rPr>
        <w:t>Dolega, L., Pavlis, M. and Singleton, A. (2016), "Estimating attractiveness, hierarchy and catchment area extents for a national set of retail centre agglomerations</w:t>
      </w:r>
      <w:r w:rsidRPr="00D2162B">
        <w:rPr>
          <w:rFonts w:ascii="Franklin Gothic Book" w:hAnsi="Franklin Gothic Book"/>
          <w:i/>
          <w:sz w:val="22"/>
          <w:szCs w:val="22"/>
        </w:rPr>
        <w:t>", Journal of Retailing and Consumer Services</w:t>
      </w:r>
      <w:r w:rsidRPr="00D2162B">
        <w:rPr>
          <w:rFonts w:ascii="Franklin Gothic Book" w:hAnsi="Franklin Gothic Book"/>
          <w:sz w:val="22"/>
          <w:szCs w:val="22"/>
        </w:rPr>
        <w:t>, Vol. 28, pp.</w:t>
      </w:r>
      <w:r w:rsidRPr="00D2162B">
        <w:rPr>
          <w:rFonts w:ascii="Arial" w:hAnsi="Arial" w:cs="Arial"/>
          <w:sz w:val="22"/>
          <w:szCs w:val="22"/>
        </w:rPr>
        <w:t> </w:t>
      </w:r>
      <w:r w:rsidRPr="00D2162B">
        <w:rPr>
          <w:rFonts w:ascii="Franklin Gothic Book" w:hAnsi="Franklin Gothic Book"/>
          <w:sz w:val="22"/>
          <w:szCs w:val="22"/>
        </w:rPr>
        <w:t>78</w:t>
      </w:r>
      <w:r w:rsidRPr="00D2162B">
        <w:rPr>
          <w:rFonts w:ascii="Franklin Gothic Book" w:hAnsi="Franklin Gothic Book" w:cs="Franklin Gothic Book"/>
          <w:sz w:val="22"/>
          <w:szCs w:val="22"/>
        </w:rPr>
        <w:t>–</w:t>
      </w:r>
      <w:proofErr w:type="gramStart"/>
      <w:r w:rsidRPr="00D2162B">
        <w:rPr>
          <w:rFonts w:ascii="Franklin Gothic Book" w:hAnsi="Franklin Gothic Book"/>
          <w:sz w:val="22"/>
          <w:szCs w:val="22"/>
        </w:rPr>
        <w:t>90.</w:t>
      </w:r>
      <w:r w:rsidR="00E87D1E" w:rsidRPr="00D2162B">
        <w:rPr>
          <w:rFonts w:ascii="Franklin Gothic Book" w:hAnsi="Franklin Gothic Book"/>
          <w:sz w:val="22"/>
          <w:szCs w:val="22"/>
        </w:rPr>
        <w:t>https://doi.org/10.1016/j.jretconser.2015.08.013</w:t>
      </w:r>
      <w:proofErr w:type="gramEnd"/>
    </w:p>
    <w:p w14:paraId="51F60848" w14:textId="227F5063" w:rsidR="008D475A" w:rsidRPr="00D2162B" w:rsidRDefault="008D475A" w:rsidP="00E87D1E">
      <w:pPr>
        <w:rPr>
          <w:rFonts w:ascii="Franklin Gothic Book" w:hAnsi="Franklin Gothic Book"/>
          <w:sz w:val="22"/>
          <w:szCs w:val="22"/>
        </w:rPr>
      </w:pPr>
      <w:r w:rsidRPr="00D2162B">
        <w:rPr>
          <w:rFonts w:ascii="Franklin Gothic Book" w:hAnsi="Franklin Gothic Book"/>
          <w:sz w:val="22"/>
          <w:szCs w:val="22"/>
        </w:rPr>
        <w:t xml:space="preserve">Dolega, L., Rowe, F. and Branagan, E. (2021), "Going digital? The impact of social media marketing on retail website traffic, orders and sales", </w:t>
      </w:r>
      <w:r w:rsidRPr="00D2162B">
        <w:rPr>
          <w:rFonts w:ascii="Franklin Gothic Book" w:hAnsi="Franklin Gothic Book"/>
          <w:i/>
          <w:sz w:val="22"/>
          <w:szCs w:val="22"/>
        </w:rPr>
        <w:t>Journal of Retailing and Consumer Services</w:t>
      </w:r>
      <w:r w:rsidRPr="00D2162B">
        <w:rPr>
          <w:rFonts w:ascii="Franklin Gothic Book" w:hAnsi="Franklin Gothic Book"/>
          <w:sz w:val="22"/>
          <w:szCs w:val="22"/>
        </w:rPr>
        <w:t>, Vol. 60, p.</w:t>
      </w:r>
      <w:r w:rsidRPr="00D2162B">
        <w:rPr>
          <w:rFonts w:ascii="Arial" w:hAnsi="Arial" w:cs="Arial"/>
          <w:sz w:val="22"/>
          <w:szCs w:val="22"/>
        </w:rPr>
        <w:t> </w:t>
      </w:r>
      <w:r w:rsidRPr="00D2162B">
        <w:rPr>
          <w:rFonts w:ascii="Franklin Gothic Book" w:hAnsi="Franklin Gothic Book"/>
          <w:sz w:val="22"/>
          <w:szCs w:val="22"/>
        </w:rPr>
        <w:t>10250</w:t>
      </w:r>
      <w:r w:rsidR="00E87D1E" w:rsidRPr="00D2162B">
        <w:rPr>
          <w:rFonts w:ascii="Franklin Gothic Book" w:hAnsi="Franklin Gothic Book"/>
          <w:sz w:val="22"/>
          <w:szCs w:val="22"/>
        </w:rPr>
        <w:t>1.https://doi.org/10.1016/j.jretconser.2021.102501</w:t>
      </w:r>
    </w:p>
    <w:p w14:paraId="5979F8B7" w14:textId="3D71FC8B" w:rsidR="008D475A" w:rsidRPr="00D2162B" w:rsidRDefault="008D475A" w:rsidP="008D475A">
      <w:pPr>
        <w:rPr>
          <w:rFonts w:ascii="Franklin Gothic Book" w:hAnsi="Franklin Gothic Book"/>
          <w:sz w:val="22"/>
          <w:szCs w:val="22"/>
        </w:rPr>
      </w:pPr>
      <w:proofErr w:type="spellStart"/>
      <w:r w:rsidRPr="00D2162B">
        <w:rPr>
          <w:rFonts w:ascii="Franklin Gothic Book" w:hAnsi="Franklin Gothic Book"/>
          <w:sz w:val="22"/>
          <w:szCs w:val="22"/>
        </w:rPr>
        <w:t>Elldér</w:t>
      </w:r>
      <w:proofErr w:type="spellEnd"/>
      <w:r w:rsidRPr="00D2162B">
        <w:rPr>
          <w:rFonts w:ascii="Franklin Gothic Book" w:hAnsi="Franklin Gothic Book"/>
          <w:sz w:val="22"/>
          <w:szCs w:val="22"/>
        </w:rPr>
        <w:t xml:space="preserve">, E., Haugen, K. and Vilhelmson, B. (2022), "When local access matters: A detailed analysis of place, neighbourhood amenities and travel choice", </w:t>
      </w:r>
      <w:r w:rsidRPr="00D2162B">
        <w:rPr>
          <w:rFonts w:ascii="Franklin Gothic Book" w:hAnsi="Franklin Gothic Book"/>
          <w:i/>
          <w:sz w:val="22"/>
          <w:szCs w:val="22"/>
        </w:rPr>
        <w:t>Urban Studies</w:t>
      </w:r>
      <w:r w:rsidRPr="00D2162B">
        <w:rPr>
          <w:rFonts w:ascii="Franklin Gothic Book" w:hAnsi="Franklin Gothic Book"/>
          <w:sz w:val="22"/>
          <w:szCs w:val="22"/>
        </w:rPr>
        <w:t>, Vol. 59 No. 1, pp.</w:t>
      </w:r>
      <w:r w:rsidRPr="00D2162B">
        <w:rPr>
          <w:rFonts w:ascii="Arial" w:hAnsi="Arial" w:cs="Arial"/>
          <w:sz w:val="22"/>
          <w:szCs w:val="22"/>
        </w:rPr>
        <w:t> </w:t>
      </w:r>
      <w:r w:rsidRPr="00D2162B">
        <w:rPr>
          <w:rFonts w:ascii="Franklin Gothic Book" w:hAnsi="Franklin Gothic Book"/>
          <w:sz w:val="22"/>
          <w:szCs w:val="22"/>
        </w:rPr>
        <w:t>120</w:t>
      </w:r>
      <w:r w:rsidRPr="00D2162B">
        <w:rPr>
          <w:rFonts w:ascii="Franklin Gothic Book" w:hAnsi="Franklin Gothic Book" w:cs="Franklin Gothic Book"/>
          <w:sz w:val="22"/>
          <w:szCs w:val="22"/>
        </w:rPr>
        <w:t>–</w:t>
      </w:r>
      <w:r w:rsidRPr="00D2162B">
        <w:rPr>
          <w:rFonts w:ascii="Franklin Gothic Book" w:hAnsi="Franklin Gothic Book"/>
          <w:sz w:val="22"/>
          <w:szCs w:val="22"/>
        </w:rPr>
        <w:t>139.</w:t>
      </w:r>
      <w:r w:rsidR="00E87D1E" w:rsidRPr="00D2162B">
        <w:rPr>
          <w:rFonts w:ascii="Franklin Gothic Book" w:hAnsi="Franklin Gothic Book"/>
          <w:sz w:val="22"/>
          <w:szCs w:val="22"/>
        </w:rPr>
        <w:t xml:space="preserve"> https</w:t>
      </w:r>
      <w:r w:rsidR="00E87D1E" w:rsidRPr="00D2162B">
        <w:rPr>
          <w:rFonts w:ascii="Franklin Gothic Book" w:hAnsi="Franklin Gothic Book" w:cs="Arial"/>
          <w:sz w:val="22"/>
          <w:szCs w:val="22"/>
          <w:shd w:val="clear" w:color="auto" w:fill="FFFFFF"/>
        </w:rPr>
        <w:t>://doi.org/10.1177/00420980209510</w:t>
      </w:r>
      <w:r w:rsidRPr="00D2162B">
        <w:rPr>
          <w:rFonts w:ascii="Franklin Gothic Book" w:hAnsi="Franklin Gothic Book"/>
          <w:sz w:val="22"/>
          <w:szCs w:val="22"/>
        </w:rPr>
        <w:t xml:space="preserve"> </w:t>
      </w:r>
    </w:p>
    <w:p w14:paraId="01510E10" w14:textId="05FEDDD5" w:rsidR="000C2960" w:rsidRPr="00C904A7" w:rsidRDefault="000C2960" w:rsidP="008D475A">
      <w:pPr>
        <w:rPr>
          <w:rFonts w:ascii="Franklin Gothic Book" w:hAnsi="Franklin Gothic Book" w:cs="Arial"/>
          <w:sz w:val="22"/>
          <w:szCs w:val="22"/>
          <w:shd w:val="clear" w:color="auto" w:fill="FFFFFF"/>
        </w:rPr>
      </w:pPr>
      <w:proofErr w:type="spellStart"/>
      <w:r w:rsidRPr="00C904A7">
        <w:rPr>
          <w:rFonts w:ascii="Franklin Gothic Book" w:hAnsi="Franklin Gothic Book" w:cs="Arial"/>
          <w:sz w:val="22"/>
          <w:szCs w:val="22"/>
          <w:shd w:val="clear" w:color="auto" w:fill="FFFFFF"/>
        </w:rPr>
        <w:t>Fernie</w:t>
      </w:r>
      <w:proofErr w:type="spellEnd"/>
      <w:r w:rsidRPr="00C904A7">
        <w:rPr>
          <w:rFonts w:ascii="Franklin Gothic Book" w:hAnsi="Franklin Gothic Book" w:cs="Arial"/>
          <w:sz w:val="22"/>
          <w:szCs w:val="22"/>
          <w:shd w:val="clear" w:color="auto" w:fill="FFFFFF"/>
        </w:rPr>
        <w:t xml:space="preserve">, J. and Sparks, L. </w:t>
      </w:r>
      <w:r w:rsidR="00C904A7" w:rsidRPr="00C904A7">
        <w:rPr>
          <w:rFonts w:ascii="Franklin Gothic Book" w:hAnsi="Franklin Gothic Book" w:cs="Arial"/>
          <w:sz w:val="22"/>
          <w:szCs w:val="22"/>
          <w:shd w:val="clear" w:color="auto" w:fill="FFFFFF"/>
        </w:rPr>
        <w:t>(</w:t>
      </w:r>
      <w:r w:rsidRPr="00C904A7">
        <w:rPr>
          <w:rFonts w:ascii="Franklin Gothic Book" w:hAnsi="Franklin Gothic Book" w:cs="Arial"/>
          <w:sz w:val="22"/>
          <w:szCs w:val="22"/>
          <w:shd w:val="clear" w:color="auto" w:fill="FFFFFF"/>
        </w:rPr>
        <w:t>2018</w:t>
      </w:r>
      <w:r w:rsidR="00C904A7" w:rsidRPr="00C904A7">
        <w:rPr>
          <w:rFonts w:ascii="Franklin Gothic Book" w:hAnsi="Franklin Gothic Book" w:cs="Arial"/>
          <w:sz w:val="22"/>
          <w:szCs w:val="22"/>
          <w:shd w:val="clear" w:color="auto" w:fill="FFFFFF"/>
        </w:rPr>
        <w:t>)</w:t>
      </w:r>
      <w:r w:rsidRPr="00C904A7">
        <w:rPr>
          <w:rFonts w:ascii="Franklin Gothic Book" w:hAnsi="Franklin Gothic Book" w:cs="Arial"/>
          <w:sz w:val="22"/>
          <w:szCs w:val="22"/>
          <w:shd w:val="clear" w:color="auto" w:fill="FFFFFF"/>
        </w:rPr>
        <w:t>. </w:t>
      </w:r>
      <w:r w:rsidRPr="00C904A7">
        <w:rPr>
          <w:rFonts w:ascii="Franklin Gothic Book" w:hAnsi="Franklin Gothic Book" w:cs="Arial"/>
          <w:i/>
          <w:iCs/>
          <w:sz w:val="22"/>
          <w:szCs w:val="22"/>
          <w:shd w:val="clear" w:color="auto" w:fill="FFFFFF"/>
        </w:rPr>
        <w:t>Logistics and retail management: emerging issues and new challenges in the retail supply chain</w:t>
      </w:r>
      <w:r w:rsidR="00C904A7" w:rsidRPr="00C904A7">
        <w:rPr>
          <w:rFonts w:ascii="Franklin Gothic Book" w:hAnsi="Franklin Gothic Book" w:cs="Arial"/>
          <w:i/>
          <w:iCs/>
          <w:sz w:val="22"/>
          <w:szCs w:val="22"/>
          <w:shd w:val="clear" w:color="auto" w:fill="FFFFFF"/>
        </w:rPr>
        <w:t>, eds 5</w:t>
      </w:r>
      <w:r w:rsidR="00C904A7" w:rsidRPr="00C904A7">
        <w:rPr>
          <w:rFonts w:ascii="Franklin Gothic Book" w:hAnsi="Franklin Gothic Book" w:cs="Arial"/>
          <w:sz w:val="22"/>
          <w:szCs w:val="22"/>
          <w:shd w:val="clear" w:color="auto" w:fill="FFFFFF"/>
        </w:rPr>
        <w:t>,</w:t>
      </w:r>
      <w:r w:rsidRPr="00C904A7">
        <w:rPr>
          <w:rFonts w:ascii="Franklin Gothic Book" w:hAnsi="Franklin Gothic Book" w:cs="Arial"/>
          <w:sz w:val="22"/>
          <w:szCs w:val="22"/>
          <w:shd w:val="clear" w:color="auto" w:fill="FFFFFF"/>
        </w:rPr>
        <w:t xml:space="preserve"> Kogan page publishers</w:t>
      </w:r>
      <w:r w:rsidR="00C904A7" w:rsidRPr="00C904A7">
        <w:rPr>
          <w:rFonts w:ascii="Franklin Gothic Book" w:hAnsi="Franklin Gothic Book" w:cs="Arial"/>
          <w:sz w:val="22"/>
          <w:szCs w:val="22"/>
          <w:shd w:val="clear" w:color="auto" w:fill="FFFFFF"/>
        </w:rPr>
        <w:t>, London.</w:t>
      </w:r>
    </w:p>
    <w:p w14:paraId="5B895268" w14:textId="12452023" w:rsidR="00E87D1E" w:rsidRPr="00D2162B" w:rsidRDefault="00E87D1E" w:rsidP="00E87D1E">
      <w:pPr>
        <w:pStyle w:val="NormalWeb"/>
        <w:rPr>
          <w:rFonts w:ascii="Franklin Gothic Book" w:hAnsi="Franklin Gothic Book"/>
          <w:sz w:val="22"/>
          <w:szCs w:val="22"/>
        </w:rPr>
      </w:pPr>
      <w:r w:rsidRPr="00D2162B">
        <w:rPr>
          <w:rStyle w:val="relative"/>
          <w:rFonts w:ascii="Franklin Gothic Book" w:hAnsi="Franklin Gothic Book"/>
          <w:sz w:val="22"/>
          <w:szCs w:val="22"/>
        </w:rPr>
        <w:t xml:space="preserve">Gale, C.G., Singleton, A., Bates, A.G. and Longley, P.A. (2016), "Creating the 2011 area classification for output areas (2011 OAC)", </w:t>
      </w:r>
      <w:r w:rsidRPr="00D2162B">
        <w:rPr>
          <w:rStyle w:val="Emphasis"/>
          <w:rFonts w:ascii="Franklin Gothic Book" w:eastAsiaTheme="minorEastAsia" w:hAnsi="Franklin Gothic Book"/>
          <w:sz w:val="22"/>
          <w:szCs w:val="22"/>
        </w:rPr>
        <w:t>Journal of Spatial Information Science</w:t>
      </w:r>
      <w:r w:rsidRPr="00D2162B">
        <w:rPr>
          <w:rStyle w:val="relative"/>
          <w:rFonts w:ascii="Franklin Gothic Book" w:hAnsi="Franklin Gothic Book"/>
          <w:sz w:val="22"/>
          <w:szCs w:val="22"/>
        </w:rPr>
        <w:t>, Vol.</w:t>
      </w:r>
      <w:r w:rsidRPr="00D2162B">
        <w:rPr>
          <w:rStyle w:val="relative"/>
          <w:rFonts w:ascii="Arial" w:hAnsi="Arial" w:cs="Arial"/>
          <w:sz w:val="22"/>
          <w:szCs w:val="22"/>
        </w:rPr>
        <w:t> </w:t>
      </w:r>
      <w:r w:rsidRPr="00D2162B">
        <w:rPr>
          <w:rStyle w:val="relative"/>
          <w:rFonts w:ascii="Franklin Gothic Book" w:hAnsi="Franklin Gothic Book"/>
          <w:sz w:val="22"/>
          <w:szCs w:val="22"/>
        </w:rPr>
        <w:t>12, pp.</w:t>
      </w:r>
      <w:r w:rsidRPr="00D2162B">
        <w:rPr>
          <w:rStyle w:val="relative"/>
          <w:rFonts w:ascii="Arial" w:hAnsi="Arial" w:cs="Arial"/>
          <w:sz w:val="22"/>
          <w:szCs w:val="22"/>
        </w:rPr>
        <w:t> </w:t>
      </w:r>
      <w:r w:rsidRPr="00D2162B">
        <w:rPr>
          <w:rStyle w:val="relative"/>
          <w:rFonts w:ascii="Franklin Gothic Book" w:hAnsi="Franklin Gothic Book"/>
          <w:sz w:val="22"/>
          <w:szCs w:val="22"/>
        </w:rPr>
        <w:t>1</w:t>
      </w:r>
      <w:r w:rsidRPr="00D2162B">
        <w:rPr>
          <w:rStyle w:val="relative"/>
          <w:rFonts w:ascii="Franklin Gothic Book" w:hAnsi="Franklin Gothic Book" w:cs="Franklin Gothic Book"/>
          <w:sz w:val="22"/>
          <w:szCs w:val="22"/>
        </w:rPr>
        <w:t>–</w:t>
      </w:r>
      <w:proofErr w:type="gramStart"/>
      <w:r w:rsidRPr="00D2162B">
        <w:rPr>
          <w:rStyle w:val="relative"/>
          <w:rFonts w:ascii="Franklin Gothic Book" w:hAnsi="Franklin Gothic Book"/>
          <w:sz w:val="22"/>
          <w:szCs w:val="22"/>
        </w:rPr>
        <w:t>27.</w:t>
      </w:r>
      <w:r w:rsidR="009D1292" w:rsidRPr="00D2162B">
        <w:rPr>
          <w:rStyle w:val="relative"/>
          <w:rFonts w:ascii="Franklin Gothic Book" w:hAnsi="Franklin Gothic Book"/>
          <w:sz w:val="22"/>
          <w:szCs w:val="22"/>
        </w:rPr>
        <w:t>http://dx.doi.org/10.5311/JOSIS.2016.12.232</w:t>
      </w:r>
      <w:proofErr w:type="gramEnd"/>
    </w:p>
    <w:p w14:paraId="3E2B4708" w14:textId="7E9F452C" w:rsidR="00E87D1E" w:rsidRDefault="00E87D1E" w:rsidP="009D1292">
      <w:pPr>
        <w:pStyle w:val="NormalWeb"/>
        <w:rPr>
          <w:rStyle w:val="relative"/>
          <w:rFonts w:ascii="Franklin Gothic Book" w:hAnsi="Franklin Gothic Book"/>
          <w:sz w:val="22"/>
          <w:szCs w:val="22"/>
        </w:rPr>
      </w:pPr>
      <w:r w:rsidRPr="00D2162B">
        <w:rPr>
          <w:rStyle w:val="relative"/>
          <w:rFonts w:ascii="Franklin Gothic Book" w:hAnsi="Franklin Gothic Book"/>
          <w:sz w:val="22"/>
          <w:szCs w:val="22"/>
        </w:rPr>
        <w:lastRenderedPageBreak/>
        <w:t xml:space="preserve">Gray, J., Buckner, L. and Comber, A. (2021), "Extending geodemographics using data primitives: A review and a methodological proposal", </w:t>
      </w:r>
      <w:r w:rsidRPr="00D2162B">
        <w:rPr>
          <w:rStyle w:val="Emphasis"/>
          <w:rFonts w:ascii="Franklin Gothic Book" w:eastAsiaTheme="minorEastAsia" w:hAnsi="Franklin Gothic Book"/>
          <w:sz w:val="22"/>
          <w:szCs w:val="22"/>
        </w:rPr>
        <w:t>International Journal of Geo</w:t>
      </w:r>
      <w:r w:rsidRPr="00D2162B">
        <w:rPr>
          <w:rStyle w:val="Emphasis"/>
          <w:rFonts w:ascii="Franklin Gothic Book" w:eastAsiaTheme="minorEastAsia" w:hAnsi="Franklin Gothic Book"/>
          <w:sz w:val="22"/>
          <w:szCs w:val="22"/>
        </w:rPr>
        <w:noBreakHyphen/>
        <w:t>Information</w:t>
      </w:r>
      <w:r w:rsidRPr="00D2162B">
        <w:rPr>
          <w:rStyle w:val="relative"/>
          <w:rFonts w:ascii="Franklin Gothic Book" w:hAnsi="Franklin Gothic Book"/>
          <w:sz w:val="22"/>
          <w:szCs w:val="22"/>
        </w:rPr>
        <w:t>, Vol.</w:t>
      </w:r>
      <w:r w:rsidRPr="00D2162B">
        <w:rPr>
          <w:rStyle w:val="relative"/>
          <w:rFonts w:ascii="Arial" w:hAnsi="Arial" w:cs="Arial"/>
          <w:sz w:val="22"/>
          <w:szCs w:val="22"/>
        </w:rPr>
        <w:t> </w:t>
      </w:r>
      <w:r w:rsidRPr="00D2162B">
        <w:rPr>
          <w:rStyle w:val="relative"/>
          <w:rFonts w:ascii="Franklin Gothic Book" w:hAnsi="Franklin Gothic Book"/>
          <w:sz w:val="22"/>
          <w:szCs w:val="22"/>
        </w:rPr>
        <w:t>10 No.</w:t>
      </w:r>
      <w:r w:rsidRPr="00D2162B">
        <w:rPr>
          <w:rStyle w:val="relative"/>
          <w:rFonts w:ascii="Arial" w:hAnsi="Arial" w:cs="Arial"/>
          <w:sz w:val="22"/>
          <w:szCs w:val="22"/>
        </w:rPr>
        <w:t> </w:t>
      </w:r>
      <w:r w:rsidRPr="00D2162B">
        <w:rPr>
          <w:rStyle w:val="relative"/>
          <w:rFonts w:ascii="Franklin Gothic Book" w:hAnsi="Franklin Gothic Book"/>
          <w:sz w:val="22"/>
          <w:szCs w:val="22"/>
        </w:rPr>
        <w:t>6, p.</w:t>
      </w:r>
      <w:r w:rsidRPr="00D2162B">
        <w:rPr>
          <w:rStyle w:val="relative"/>
          <w:rFonts w:ascii="Arial" w:hAnsi="Arial" w:cs="Arial"/>
          <w:sz w:val="22"/>
          <w:szCs w:val="22"/>
        </w:rPr>
        <w:t> </w:t>
      </w:r>
      <w:r w:rsidRPr="00D2162B">
        <w:rPr>
          <w:rStyle w:val="relative"/>
          <w:rFonts w:ascii="Franklin Gothic Book" w:hAnsi="Franklin Gothic Book"/>
          <w:sz w:val="22"/>
          <w:szCs w:val="22"/>
        </w:rPr>
        <w:t>386.</w:t>
      </w:r>
      <w:r w:rsidR="009D1292" w:rsidRPr="00D2162B">
        <w:rPr>
          <w:rStyle w:val="relative"/>
          <w:rFonts w:ascii="Franklin Gothic Book" w:hAnsi="Franklin Gothic Book"/>
          <w:sz w:val="22"/>
          <w:szCs w:val="22"/>
        </w:rPr>
        <w:t xml:space="preserve"> DOI:10.3390/ijgi10060386</w:t>
      </w:r>
    </w:p>
    <w:p w14:paraId="3F2DB600" w14:textId="4B11F900" w:rsidR="005A2F8B" w:rsidRPr="005A2F8B" w:rsidRDefault="005A2F8B" w:rsidP="009D1292">
      <w:pPr>
        <w:pStyle w:val="NormalWeb"/>
        <w:rPr>
          <w:rFonts w:ascii="Franklin Gothic Book" w:hAnsi="Franklin Gothic Book"/>
          <w:szCs w:val="22"/>
        </w:rPr>
      </w:pPr>
      <w:r w:rsidRPr="005A2F8B">
        <w:rPr>
          <w:rFonts w:ascii="Franklin Gothic Book" w:hAnsi="Franklin Gothic Book" w:cs="Arial"/>
          <w:color w:val="222222"/>
          <w:sz w:val="22"/>
          <w:szCs w:val="20"/>
          <w:shd w:val="clear" w:color="auto" w:fill="FFFFFF"/>
        </w:rPr>
        <w:t xml:space="preserve">Guan, Y., Cheung, K.S. and Yiu, C.Y., </w:t>
      </w:r>
      <w:r>
        <w:rPr>
          <w:rFonts w:ascii="Franklin Gothic Book" w:hAnsi="Franklin Gothic Book" w:cs="Arial"/>
          <w:color w:val="222222"/>
          <w:sz w:val="22"/>
          <w:szCs w:val="20"/>
          <w:shd w:val="clear" w:color="auto" w:fill="FFFFFF"/>
        </w:rPr>
        <w:t>(</w:t>
      </w:r>
      <w:r w:rsidRPr="005A2F8B">
        <w:rPr>
          <w:rFonts w:ascii="Franklin Gothic Book" w:hAnsi="Franklin Gothic Book" w:cs="Arial"/>
          <w:color w:val="222222"/>
          <w:sz w:val="22"/>
          <w:szCs w:val="20"/>
          <w:shd w:val="clear" w:color="auto" w:fill="FFFFFF"/>
        </w:rPr>
        <w:t>2025</w:t>
      </w:r>
      <w:r>
        <w:rPr>
          <w:rFonts w:ascii="Franklin Gothic Book" w:hAnsi="Franklin Gothic Book" w:cs="Arial"/>
          <w:color w:val="222222"/>
          <w:sz w:val="22"/>
          <w:szCs w:val="20"/>
          <w:shd w:val="clear" w:color="auto" w:fill="FFFFFF"/>
        </w:rPr>
        <w:t>)</w:t>
      </w:r>
      <w:r w:rsidRPr="005A2F8B">
        <w:rPr>
          <w:rFonts w:ascii="Franklin Gothic Book" w:hAnsi="Franklin Gothic Book" w:cs="Arial"/>
          <w:color w:val="222222"/>
          <w:sz w:val="22"/>
          <w:szCs w:val="20"/>
          <w:shd w:val="clear" w:color="auto" w:fill="FFFFFF"/>
        </w:rPr>
        <w:t xml:space="preserve">. </w:t>
      </w:r>
      <w:r>
        <w:rPr>
          <w:rFonts w:ascii="Franklin Gothic Book" w:hAnsi="Franklin Gothic Book" w:cs="Arial"/>
          <w:color w:val="222222"/>
          <w:sz w:val="22"/>
          <w:szCs w:val="20"/>
          <w:shd w:val="clear" w:color="auto" w:fill="FFFFFF"/>
        </w:rPr>
        <w:t>“</w:t>
      </w:r>
      <w:r w:rsidRPr="005A2F8B">
        <w:rPr>
          <w:rFonts w:ascii="Franklin Gothic Book" w:hAnsi="Franklin Gothic Book" w:cs="Arial"/>
          <w:color w:val="222222"/>
          <w:sz w:val="22"/>
          <w:szCs w:val="20"/>
          <w:shd w:val="clear" w:color="auto" w:fill="FFFFFF"/>
        </w:rPr>
        <w:t>Redefining retail catchment with mobile geolocation data: Insights from New Zealand</w:t>
      </w:r>
      <w:r>
        <w:rPr>
          <w:rFonts w:ascii="Franklin Gothic Book" w:hAnsi="Franklin Gothic Book" w:cs="Arial"/>
          <w:color w:val="222222"/>
          <w:sz w:val="22"/>
          <w:szCs w:val="20"/>
          <w:shd w:val="clear" w:color="auto" w:fill="FFFFFF"/>
        </w:rPr>
        <w:t>”</w:t>
      </w:r>
      <w:r w:rsidRPr="005A2F8B">
        <w:rPr>
          <w:rFonts w:ascii="Franklin Gothic Book" w:hAnsi="Franklin Gothic Book" w:cs="Arial"/>
          <w:color w:val="222222"/>
          <w:sz w:val="22"/>
          <w:szCs w:val="20"/>
          <w:shd w:val="clear" w:color="auto" w:fill="FFFFFF"/>
        </w:rPr>
        <w:t>. </w:t>
      </w:r>
      <w:r w:rsidRPr="005A2F8B">
        <w:rPr>
          <w:rFonts w:ascii="Franklin Gothic Book" w:hAnsi="Franklin Gothic Book" w:cs="Arial"/>
          <w:i/>
          <w:iCs/>
          <w:color w:val="222222"/>
          <w:sz w:val="22"/>
          <w:szCs w:val="20"/>
          <w:shd w:val="clear" w:color="auto" w:fill="FFFFFF"/>
        </w:rPr>
        <w:t>Journal of Retailing and Consumer Services</w:t>
      </w:r>
      <w:r w:rsidRPr="005A2F8B">
        <w:rPr>
          <w:rFonts w:ascii="Franklin Gothic Book" w:hAnsi="Franklin Gothic Book" w:cs="Arial"/>
          <w:color w:val="222222"/>
          <w:sz w:val="22"/>
          <w:szCs w:val="20"/>
          <w:shd w:val="clear" w:color="auto" w:fill="FFFFFF"/>
        </w:rPr>
        <w:t>, </w:t>
      </w:r>
      <w:r>
        <w:rPr>
          <w:rFonts w:ascii="Franklin Gothic Book" w:hAnsi="Franklin Gothic Book" w:cs="Arial"/>
          <w:color w:val="222222"/>
          <w:sz w:val="22"/>
          <w:szCs w:val="20"/>
          <w:shd w:val="clear" w:color="auto" w:fill="FFFFFF"/>
        </w:rPr>
        <w:t xml:space="preserve">Vol. </w:t>
      </w:r>
      <w:r w:rsidRPr="005A2F8B">
        <w:rPr>
          <w:rFonts w:ascii="Franklin Gothic Book" w:hAnsi="Franklin Gothic Book" w:cs="Arial"/>
          <w:i/>
          <w:iCs/>
          <w:color w:val="222222"/>
          <w:sz w:val="22"/>
          <w:szCs w:val="20"/>
          <w:shd w:val="clear" w:color="auto" w:fill="FFFFFF"/>
        </w:rPr>
        <w:t>82</w:t>
      </w:r>
      <w:r w:rsidRPr="005A2F8B">
        <w:rPr>
          <w:rFonts w:ascii="Franklin Gothic Book" w:hAnsi="Franklin Gothic Book" w:cs="Arial"/>
          <w:color w:val="222222"/>
          <w:sz w:val="22"/>
          <w:szCs w:val="20"/>
          <w:shd w:val="clear" w:color="auto" w:fill="FFFFFF"/>
        </w:rPr>
        <w:t>, p.104089.</w:t>
      </w:r>
      <w:r>
        <w:rPr>
          <w:rFonts w:ascii="Franklin Gothic Book" w:hAnsi="Franklin Gothic Book" w:cs="Arial"/>
          <w:color w:val="222222"/>
          <w:sz w:val="22"/>
          <w:szCs w:val="20"/>
          <w:shd w:val="clear" w:color="auto" w:fill="FFFFFF"/>
        </w:rPr>
        <w:t xml:space="preserve"> </w:t>
      </w:r>
      <w:r w:rsidRPr="005A2F8B">
        <w:rPr>
          <w:rFonts w:ascii="Franklin Gothic Book" w:hAnsi="Franklin Gothic Book" w:cs="Arial"/>
          <w:color w:val="222222"/>
          <w:sz w:val="22"/>
          <w:szCs w:val="20"/>
          <w:shd w:val="clear" w:color="auto" w:fill="FFFFFF"/>
        </w:rPr>
        <w:t>https://doi.org/10.1016/j.jretconser.2024.104089</w:t>
      </w:r>
    </w:p>
    <w:p w14:paraId="1F308577" w14:textId="3EBB3CE0" w:rsidR="00E87D1E" w:rsidRPr="00D2162B" w:rsidRDefault="00E87D1E" w:rsidP="009D1292">
      <w:pPr>
        <w:pStyle w:val="NormalWeb"/>
        <w:rPr>
          <w:rFonts w:ascii="Franklin Gothic Book" w:hAnsi="Franklin Gothic Book"/>
          <w:sz w:val="22"/>
          <w:szCs w:val="22"/>
        </w:rPr>
      </w:pPr>
      <w:r w:rsidRPr="00D2162B">
        <w:rPr>
          <w:rStyle w:val="relative"/>
          <w:rFonts w:ascii="Franklin Gothic Book" w:hAnsi="Franklin Gothic Book"/>
          <w:sz w:val="22"/>
          <w:szCs w:val="22"/>
        </w:rPr>
        <w:t>Green, M.A., Daras, K., Davies, A., Barr, B. and Singleton, A. (2018), "Developing an openly accessible multi</w:t>
      </w:r>
      <w:r w:rsidRPr="00D2162B">
        <w:rPr>
          <w:rStyle w:val="relative"/>
          <w:rFonts w:ascii="Franklin Gothic Book" w:hAnsi="Franklin Gothic Book"/>
          <w:sz w:val="22"/>
          <w:szCs w:val="22"/>
        </w:rPr>
        <w:noBreakHyphen/>
        <w:t xml:space="preserve">dimensional small area index of ‘Access to Healthy Assets and Hazards’ for Great Britain, 2016", </w:t>
      </w:r>
      <w:r w:rsidRPr="00D2162B">
        <w:rPr>
          <w:rStyle w:val="Emphasis"/>
          <w:rFonts w:ascii="Franklin Gothic Book" w:eastAsiaTheme="minorEastAsia" w:hAnsi="Franklin Gothic Book"/>
          <w:sz w:val="22"/>
          <w:szCs w:val="22"/>
        </w:rPr>
        <w:t>Health &amp; Place</w:t>
      </w:r>
      <w:r w:rsidRPr="00D2162B">
        <w:rPr>
          <w:rStyle w:val="relative"/>
          <w:rFonts w:ascii="Franklin Gothic Book" w:hAnsi="Franklin Gothic Book"/>
          <w:sz w:val="22"/>
          <w:szCs w:val="22"/>
        </w:rPr>
        <w:t>, Vol.</w:t>
      </w:r>
      <w:r w:rsidRPr="00D2162B">
        <w:rPr>
          <w:rStyle w:val="relative"/>
          <w:rFonts w:ascii="Arial" w:hAnsi="Arial" w:cs="Arial"/>
          <w:sz w:val="22"/>
          <w:szCs w:val="22"/>
        </w:rPr>
        <w:t> </w:t>
      </w:r>
      <w:r w:rsidRPr="00D2162B">
        <w:rPr>
          <w:rStyle w:val="relative"/>
          <w:rFonts w:ascii="Franklin Gothic Book" w:hAnsi="Franklin Gothic Book"/>
          <w:sz w:val="22"/>
          <w:szCs w:val="22"/>
        </w:rPr>
        <w:t>54, pp.</w:t>
      </w:r>
      <w:r w:rsidRPr="00D2162B">
        <w:rPr>
          <w:rStyle w:val="relative"/>
          <w:rFonts w:ascii="Arial" w:hAnsi="Arial" w:cs="Arial"/>
          <w:sz w:val="22"/>
          <w:szCs w:val="22"/>
        </w:rPr>
        <w:t> </w:t>
      </w:r>
      <w:r w:rsidRPr="00D2162B">
        <w:rPr>
          <w:rStyle w:val="relative"/>
          <w:rFonts w:ascii="Franklin Gothic Book" w:hAnsi="Franklin Gothic Book"/>
          <w:sz w:val="22"/>
          <w:szCs w:val="22"/>
        </w:rPr>
        <w:t>11</w:t>
      </w:r>
      <w:r w:rsidRPr="00D2162B">
        <w:rPr>
          <w:rStyle w:val="relative"/>
          <w:rFonts w:ascii="Franklin Gothic Book" w:hAnsi="Franklin Gothic Book" w:cs="Franklin Gothic Book"/>
          <w:sz w:val="22"/>
          <w:szCs w:val="22"/>
        </w:rPr>
        <w:t>–</w:t>
      </w:r>
      <w:r w:rsidRPr="00D2162B">
        <w:rPr>
          <w:rStyle w:val="relative"/>
          <w:rFonts w:ascii="Franklin Gothic Book" w:hAnsi="Franklin Gothic Book"/>
          <w:sz w:val="22"/>
          <w:szCs w:val="22"/>
        </w:rPr>
        <w:t>19.</w:t>
      </w:r>
      <w:r w:rsidR="009D1292" w:rsidRPr="00D2162B">
        <w:rPr>
          <w:rStyle w:val="relative"/>
          <w:rFonts w:ascii="Franklin Gothic Book" w:hAnsi="Franklin Gothic Book"/>
          <w:sz w:val="22"/>
          <w:szCs w:val="22"/>
        </w:rPr>
        <w:t xml:space="preserve"> https://doi.org/10.1016/j.healthplace.2018.08.019</w:t>
      </w:r>
    </w:p>
    <w:p w14:paraId="09624F3A" w14:textId="4FF0891F" w:rsidR="00545DE5" w:rsidRDefault="00545DE5" w:rsidP="000C2960">
      <w:pPr>
        <w:rPr>
          <w:rFonts w:ascii="Franklin Gothic Book" w:hAnsi="Franklin Gothic Book" w:cs="Arial"/>
          <w:sz w:val="22"/>
          <w:szCs w:val="22"/>
          <w:shd w:val="clear" w:color="auto" w:fill="FFFFFF"/>
        </w:rPr>
      </w:pPr>
      <w:r w:rsidRPr="00D2162B">
        <w:rPr>
          <w:rFonts w:ascii="Franklin Gothic Book" w:hAnsi="Franklin Gothic Book" w:cs="Arial"/>
          <w:sz w:val="22"/>
          <w:szCs w:val="22"/>
          <w:shd w:val="clear" w:color="auto" w:fill="FFFFFF"/>
        </w:rPr>
        <w:t xml:space="preserve">Harris R (2022) Creating harmonised pseudo-Output Areas for the 2001, 2011 &amp; 2021 Censuses (England and Wales). </w:t>
      </w:r>
      <w:hyperlink r:id="rId8" w:history="1">
        <w:r w:rsidR="00A136F7" w:rsidRPr="00743A9E">
          <w:rPr>
            <w:rStyle w:val="Hyperlink"/>
            <w:rFonts w:ascii="Franklin Gothic Book" w:hAnsi="Franklin Gothic Book" w:cs="Arial"/>
            <w:sz w:val="22"/>
            <w:szCs w:val="22"/>
            <w:shd w:val="clear" w:color="auto" w:fill="FFFFFF"/>
          </w:rPr>
          <w:t>https://profrichharris.github.io/census/harmonised</w:t>
        </w:r>
      </w:hyperlink>
      <w:r w:rsidRPr="00D2162B">
        <w:rPr>
          <w:rFonts w:ascii="Franklin Gothic Book" w:hAnsi="Franklin Gothic Book" w:cs="Arial"/>
          <w:sz w:val="22"/>
          <w:szCs w:val="22"/>
          <w:shd w:val="clear" w:color="auto" w:fill="FFFFFF"/>
        </w:rPr>
        <w:t>.</w:t>
      </w:r>
    </w:p>
    <w:p w14:paraId="243B1A82" w14:textId="7EFF4EBC" w:rsidR="00A136F7" w:rsidRPr="00A136F7" w:rsidRDefault="00A136F7" w:rsidP="000C2960">
      <w:pPr>
        <w:rPr>
          <w:rFonts w:ascii="Franklin Gothic Book" w:hAnsi="Franklin Gothic Book" w:cs="Arial"/>
          <w:szCs w:val="22"/>
          <w:shd w:val="clear" w:color="auto" w:fill="FFFFFF"/>
        </w:rPr>
      </w:pPr>
      <w:r w:rsidRPr="00A136F7">
        <w:rPr>
          <w:rFonts w:ascii="Franklin Gothic Book" w:hAnsi="Franklin Gothic Book" w:cs="Arial"/>
          <w:color w:val="222222"/>
          <w:sz w:val="22"/>
          <w:szCs w:val="20"/>
          <w:shd w:val="clear" w:color="auto" w:fill="FFFFFF"/>
        </w:rPr>
        <w:t>Hossain, M., (2020). “Less is more expensive: income differences in bulk buying.” </w:t>
      </w:r>
      <w:r w:rsidRPr="00A136F7">
        <w:rPr>
          <w:rFonts w:ascii="Franklin Gothic Book" w:hAnsi="Franklin Gothic Book" w:cs="Arial"/>
          <w:i/>
          <w:color w:val="222222"/>
          <w:sz w:val="22"/>
          <w:szCs w:val="20"/>
          <w:shd w:val="clear" w:color="auto" w:fill="FFFFFF"/>
        </w:rPr>
        <w:t>SSRN</w:t>
      </w:r>
      <w:r w:rsidRPr="00A136F7">
        <w:rPr>
          <w:rFonts w:ascii="Franklin Gothic Book" w:hAnsi="Franklin Gothic Book" w:cs="Arial"/>
          <w:i/>
          <w:iCs/>
          <w:color w:val="222222"/>
          <w:sz w:val="22"/>
          <w:szCs w:val="20"/>
          <w:shd w:val="clear" w:color="auto" w:fill="FFFFFF"/>
        </w:rPr>
        <w:t>, Vol. 1001</w:t>
      </w:r>
      <w:r w:rsidRPr="00A136F7">
        <w:rPr>
          <w:rFonts w:ascii="Franklin Gothic Book" w:hAnsi="Franklin Gothic Book" w:cs="Arial"/>
          <w:color w:val="222222"/>
          <w:sz w:val="22"/>
          <w:szCs w:val="20"/>
          <w:shd w:val="clear" w:color="auto" w:fill="FFFFFF"/>
        </w:rPr>
        <w:t>(48106)</w:t>
      </w:r>
    </w:p>
    <w:p w14:paraId="68C9ECB9" w14:textId="5504DF28" w:rsidR="0095742B" w:rsidRPr="00D2162B" w:rsidRDefault="0095742B" w:rsidP="000C2960">
      <w:pPr>
        <w:rPr>
          <w:rFonts w:ascii="Franklin Gothic Book" w:hAnsi="Franklin Gothic Book" w:cs="Arial"/>
          <w:sz w:val="22"/>
          <w:szCs w:val="22"/>
          <w:shd w:val="clear" w:color="auto" w:fill="FFFFFF"/>
        </w:rPr>
      </w:pPr>
      <w:r w:rsidRPr="00D2162B">
        <w:rPr>
          <w:rFonts w:ascii="Franklin Gothic Book" w:hAnsi="Franklin Gothic Book"/>
          <w:sz w:val="22"/>
          <w:szCs w:val="22"/>
        </w:rPr>
        <w:t xml:space="preserve">Johnson, O. and Ramirez, S.A. (2020), "The influence of showrooming on Millennial generational cohorts' online shopping behaviour", </w:t>
      </w:r>
      <w:r w:rsidRPr="00D2162B">
        <w:rPr>
          <w:rStyle w:val="Emphasis"/>
          <w:rFonts w:ascii="Franklin Gothic Book" w:hAnsi="Franklin Gothic Book"/>
          <w:sz w:val="22"/>
          <w:szCs w:val="22"/>
        </w:rPr>
        <w:t>International Journal of Retail &amp; Distribution Management</w:t>
      </w:r>
      <w:r w:rsidRPr="00D2162B">
        <w:rPr>
          <w:rFonts w:ascii="Franklin Gothic Book" w:hAnsi="Franklin Gothic Book"/>
          <w:sz w:val="22"/>
          <w:szCs w:val="22"/>
        </w:rPr>
        <w:t>, Vol. 49 No. 1, pp. 81-103.</w:t>
      </w:r>
    </w:p>
    <w:p w14:paraId="3000BAAF" w14:textId="5CA10653" w:rsidR="009D1292" w:rsidRPr="00D2162B" w:rsidRDefault="009D1292" w:rsidP="009D1292">
      <w:pPr>
        <w:rPr>
          <w:rFonts w:ascii="Franklin Gothic Book" w:hAnsi="Franklin Gothic Book"/>
          <w:sz w:val="22"/>
          <w:szCs w:val="22"/>
        </w:rPr>
      </w:pPr>
      <w:r w:rsidRPr="00D2162B">
        <w:rPr>
          <w:rFonts w:ascii="Franklin Gothic Book" w:hAnsi="Franklin Gothic Book"/>
          <w:sz w:val="22"/>
          <w:szCs w:val="22"/>
        </w:rPr>
        <w:t xml:space="preserve">Lemon, K.N. and Verhoef, P.C. (2016), "Understanding customer experience throughout the customer journey", </w:t>
      </w:r>
      <w:r w:rsidRPr="00D2162B">
        <w:rPr>
          <w:rFonts w:ascii="Franklin Gothic Book" w:hAnsi="Franklin Gothic Book"/>
          <w:i/>
          <w:sz w:val="22"/>
          <w:szCs w:val="22"/>
        </w:rPr>
        <w:t>Journal of Marketing</w:t>
      </w:r>
      <w:r w:rsidRPr="00D2162B">
        <w:rPr>
          <w:rFonts w:ascii="Franklin Gothic Book" w:hAnsi="Franklin Gothic Book"/>
          <w:sz w:val="22"/>
          <w:szCs w:val="22"/>
        </w:rPr>
        <w:t>, Vol. 80 No.</w:t>
      </w:r>
      <w:r w:rsidRPr="00D2162B">
        <w:rPr>
          <w:rFonts w:ascii="Arial" w:hAnsi="Arial" w:cs="Arial"/>
          <w:sz w:val="22"/>
          <w:szCs w:val="22"/>
        </w:rPr>
        <w:t> </w:t>
      </w:r>
      <w:r w:rsidRPr="00D2162B">
        <w:rPr>
          <w:rFonts w:ascii="Franklin Gothic Book" w:hAnsi="Franklin Gothic Book"/>
          <w:sz w:val="22"/>
          <w:szCs w:val="22"/>
        </w:rPr>
        <w:t>6, pp.</w:t>
      </w:r>
      <w:r w:rsidRPr="00D2162B">
        <w:rPr>
          <w:rFonts w:ascii="Arial" w:hAnsi="Arial" w:cs="Arial"/>
          <w:sz w:val="22"/>
          <w:szCs w:val="22"/>
        </w:rPr>
        <w:t> </w:t>
      </w:r>
      <w:r w:rsidRPr="00D2162B">
        <w:rPr>
          <w:rFonts w:ascii="Franklin Gothic Book" w:hAnsi="Franklin Gothic Book"/>
          <w:sz w:val="22"/>
          <w:szCs w:val="22"/>
        </w:rPr>
        <w:t>69</w:t>
      </w:r>
      <w:r w:rsidRPr="00D2162B">
        <w:rPr>
          <w:rFonts w:ascii="Franklin Gothic Book" w:hAnsi="Franklin Gothic Book" w:cs="Franklin Gothic Book"/>
          <w:sz w:val="22"/>
          <w:szCs w:val="22"/>
        </w:rPr>
        <w:t>–</w:t>
      </w:r>
      <w:r w:rsidRPr="00D2162B">
        <w:rPr>
          <w:rFonts w:ascii="Franklin Gothic Book" w:hAnsi="Franklin Gothic Book"/>
          <w:sz w:val="22"/>
          <w:szCs w:val="22"/>
        </w:rPr>
        <w:t xml:space="preserve">96. </w:t>
      </w:r>
      <w:proofErr w:type="spellStart"/>
      <w:r w:rsidRPr="00D2162B">
        <w:rPr>
          <w:rFonts w:ascii="Franklin Gothic Book" w:hAnsi="Franklin Gothic Book"/>
          <w:sz w:val="22"/>
          <w:szCs w:val="22"/>
        </w:rPr>
        <w:t>doi</w:t>
      </w:r>
      <w:proofErr w:type="spellEnd"/>
      <w:r w:rsidRPr="00D2162B">
        <w:rPr>
          <w:rFonts w:ascii="Arial" w:hAnsi="Arial" w:cs="Arial"/>
          <w:sz w:val="22"/>
          <w:szCs w:val="22"/>
        </w:rPr>
        <w:t> </w:t>
      </w:r>
      <w:r w:rsidRPr="00D2162B">
        <w:rPr>
          <w:rFonts w:ascii="Franklin Gothic Book" w:hAnsi="Franklin Gothic Book"/>
          <w:sz w:val="22"/>
          <w:szCs w:val="22"/>
        </w:rPr>
        <w:t xml:space="preserve">10.1509/jm.15.0420 </w:t>
      </w:r>
    </w:p>
    <w:p w14:paraId="0FCAFFE5" w14:textId="6E3D76A8" w:rsidR="000C2960" w:rsidRPr="00D2162B" w:rsidRDefault="000C2960" w:rsidP="000C2960">
      <w:pPr>
        <w:rPr>
          <w:rFonts w:ascii="Franklin Gothic Book" w:hAnsi="Franklin Gothic Book"/>
          <w:sz w:val="22"/>
          <w:szCs w:val="22"/>
        </w:rPr>
      </w:pPr>
      <w:r w:rsidRPr="00C904A7">
        <w:rPr>
          <w:rFonts w:ascii="Franklin Gothic Book" w:hAnsi="Franklin Gothic Book"/>
          <w:sz w:val="22"/>
          <w:szCs w:val="22"/>
        </w:rPr>
        <w:t xml:space="preserve">Lovelace, R. and Dumont, M., </w:t>
      </w:r>
      <w:r w:rsidR="00467592" w:rsidRPr="00C904A7">
        <w:rPr>
          <w:rFonts w:ascii="Franklin Gothic Book" w:hAnsi="Franklin Gothic Book"/>
          <w:sz w:val="22"/>
          <w:szCs w:val="22"/>
        </w:rPr>
        <w:t>(</w:t>
      </w:r>
      <w:r w:rsidRPr="00C904A7">
        <w:rPr>
          <w:rFonts w:ascii="Franklin Gothic Book" w:hAnsi="Franklin Gothic Book"/>
          <w:sz w:val="22"/>
          <w:szCs w:val="22"/>
        </w:rPr>
        <w:t>2017</w:t>
      </w:r>
      <w:r w:rsidR="00467592" w:rsidRPr="00C904A7">
        <w:rPr>
          <w:rFonts w:ascii="Franklin Gothic Book" w:hAnsi="Franklin Gothic Book"/>
          <w:sz w:val="22"/>
          <w:szCs w:val="22"/>
        </w:rPr>
        <w:t>)</w:t>
      </w:r>
      <w:r w:rsidRPr="00C904A7">
        <w:rPr>
          <w:rFonts w:ascii="Franklin Gothic Book" w:hAnsi="Franklin Gothic Book"/>
          <w:sz w:val="22"/>
          <w:szCs w:val="22"/>
        </w:rPr>
        <w:t xml:space="preserve">. </w:t>
      </w:r>
      <w:r w:rsidRPr="00C904A7">
        <w:rPr>
          <w:rFonts w:ascii="Franklin Gothic Book" w:hAnsi="Franklin Gothic Book"/>
          <w:i/>
          <w:iCs/>
          <w:sz w:val="22"/>
          <w:szCs w:val="22"/>
        </w:rPr>
        <w:t>Spatial microsimulation with R</w:t>
      </w:r>
      <w:r w:rsidRPr="00C904A7">
        <w:rPr>
          <w:rFonts w:ascii="Franklin Gothic Book" w:hAnsi="Franklin Gothic Book"/>
          <w:sz w:val="22"/>
          <w:szCs w:val="22"/>
        </w:rPr>
        <w:t>. Chapman and Hall/CRC</w:t>
      </w:r>
      <w:r w:rsidR="002C6798">
        <w:rPr>
          <w:rFonts w:ascii="Franklin Gothic Book" w:hAnsi="Franklin Gothic Book"/>
          <w:sz w:val="22"/>
          <w:szCs w:val="22"/>
        </w:rPr>
        <w:t>, eds 1, New York</w:t>
      </w:r>
      <w:r w:rsidRPr="00C904A7">
        <w:rPr>
          <w:rFonts w:ascii="Franklin Gothic Book" w:hAnsi="Franklin Gothic Book"/>
          <w:sz w:val="22"/>
          <w:szCs w:val="22"/>
        </w:rPr>
        <w:t>.</w:t>
      </w:r>
      <w:r w:rsidR="00866EE3" w:rsidRPr="00C904A7">
        <w:rPr>
          <w:rFonts w:ascii="Franklin Gothic Book" w:hAnsi="Franklin Gothic Book"/>
          <w:sz w:val="22"/>
          <w:szCs w:val="22"/>
        </w:rPr>
        <w:t xml:space="preserve"> https://doi.org/10.1080/13658816.2012.719623.</w:t>
      </w:r>
    </w:p>
    <w:p w14:paraId="537F382C" w14:textId="3C871115" w:rsidR="00362859" w:rsidRDefault="00362859" w:rsidP="000C2960">
      <w:pPr>
        <w:rPr>
          <w:rFonts w:ascii="Franklin Gothic Book" w:hAnsi="Franklin Gothic Book"/>
          <w:sz w:val="22"/>
          <w:szCs w:val="22"/>
        </w:rPr>
      </w:pPr>
      <w:r w:rsidRPr="00D2162B">
        <w:rPr>
          <w:rFonts w:ascii="Franklin Gothic Book" w:hAnsi="Franklin Gothic Book"/>
          <w:sz w:val="22"/>
          <w:szCs w:val="22"/>
        </w:rPr>
        <w:t xml:space="preserve">Morgado, S., </w:t>
      </w:r>
      <w:r w:rsidR="00467592" w:rsidRPr="00D2162B">
        <w:rPr>
          <w:rFonts w:ascii="Franklin Gothic Book" w:hAnsi="Franklin Gothic Book"/>
          <w:sz w:val="22"/>
          <w:szCs w:val="22"/>
        </w:rPr>
        <w:t>(</w:t>
      </w:r>
      <w:r w:rsidRPr="00D2162B">
        <w:rPr>
          <w:rFonts w:ascii="Franklin Gothic Book" w:hAnsi="Franklin Gothic Book"/>
          <w:sz w:val="22"/>
          <w:szCs w:val="22"/>
        </w:rPr>
        <w:t>2021</w:t>
      </w:r>
      <w:r w:rsidR="00467592" w:rsidRPr="00D2162B">
        <w:rPr>
          <w:rFonts w:ascii="Franklin Gothic Book" w:hAnsi="Franklin Gothic Book"/>
          <w:sz w:val="22"/>
          <w:szCs w:val="22"/>
        </w:rPr>
        <w:t>)</w:t>
      </w:r>
      <w:r w:rsidRPr="00D2162B">
        <w:rPr>
          <w:rFonts w:ascii="Franklin Gothic Book" w:hAnsi="Franklin Gothic Book"/>
          <w:sz w:val="22"/>
          <w:szCs w:val="22"/>
        </w:rPr>
        <w:t xml:space="preserve">. </w:t>
      </w:r>
      <w:r w:rsidR="00467592" w:rsidRPr="00D2162B">
        <w:rPr>
          <w:rFonts w:ascii="Franklin Gothic Book" w:hAnsi="Franklin Gothic Book"/>
          <w:sz w:val="22"/>
          <w:szCs w:val="22"/>
        </w:rPr>
        <w:t>“</w:t>
      </w:r>
      <w:r w:rsidRPr="00D2162B">
        <w:rPr>
          <w:rFonts w:ascii="Franklin Gothic Book" w:hAnsi="Franklin Gothic Book"/>
          <w:sz w:val="22"/>
          <w:szCs w:val="22"/>
        </w:rPr>
        <w:t>Urban rehabilitation, social innovation, and new working spaces in Lisbon.</w:t>
      </w:r>
      <w:r w:rsidR="00467592"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sz w:val="22"/>
          <w:szCs w:val="22"/>
        </w:rPr>
        <w:t>Sustainability</w:t>
      </w:r>
      <w:r w:rsidRPr="00D2162B">
        <w:rPr>
          <w:rFonts w:ascii="Franklin Gothic Book" w:hAnsi="Franklin Gothic Book"/>
          <w:sz w:val="22"/>
          <w:szCs w:val="22"/>
        </w:rPr>
        <w:t xml:space="preserve">, </w:t>
      </w:r>
      <w:r w:rsidR="00467592" w:rsidRPr="00D2162B">
        <w:rPr>
          <w:rFonts w:ascii="Franklin Gothic Book" w:hAnsi="Franklin Gothic Book"/>
          <w:sz w:val="22"/>
          <w:szCs w:val="22"/>
        </w:rPr>
        <w:t xml:space="preserve">Vol. </w:t>
      </w:r>
      <w:r w:rsidRPr="00D2162B">
        <w:rPr>
          <w:rFonts w:ascii="Franklin Gothic Book" w:hAnsi="Franklin Gothic Book"/>
          <w:sz w:val="22"/>
          <w:szCs w:val="22"/>
        </w:rPr>
        <w:t>13(21), p.11925.</w:t>
      </w:r>
      <w:r w:rsidR="00866EE3" w:rsidRPr="00D2162B">
        <w:rPr>
          <w:rFonts w:ascii="Franklin Gothic Book" w:hAnsi="Franklin Gothic Book"/>
          <w:sz w:val="22"/>
          <w:szCs w:val="22"/>
        </w:rPr>
        <w:t xml:space="preserve"> </w:t>
      </w:r>
      <w:hyperlink r:id="rId9" w:history="1">
        <w:r w:rsidR="009F176A" w:rsidRPr="00612FB2">
          <w:rPr>
            <w:rStyle w:val="Hyperlink"/>
            <w:rFonts w:ascii="Franklin Gothic Book" w:hAnsi="Franklin Gothic Book"/>
            <w:sz w:val="22"/>
            <w:szCs w:val="22"/>
          </w:rPr>
          <w:t>https://doi.org/10.3390/su132111925</w:t>
        </w:r>
      </w:hyperlink>
      <w:r w:rsidR="00866EE3" w:rsidRPr="00D2162B">
        <w:rPr>
          <w:rFonts w:ascii="Franklin Gothic Book" w:hAnsi="Franklin Gothic Book"/>
          <w:sz w:val="22"/>
          <w:szCs w:val="22"/>
        </w:rPr>
        <w:t>.</w:t>
      </w:r>
    </w:p>
    <w:p w14:paraId="5D6AC708" w14:textId="4CB890BE" w:rsidR="009F176A" w:rsidRPr="00D2162B" w:rsidRDefault="009F176A" w:rsidP="000C2960">
      <w:pPr>
        <w:rPr>
          <w:rFonts w:ascii="Franklin Gothic Book" w:hAnsi="Franklin Gothic Book"/>
          <w:sz w:val="22"/>
          <w:szCs w:val="22"/>
        </w:rPr>
      </w:pPr>
      <w:r w:rsidRPr="009F176A">
        <w:rPr>
          <w:rFonts w:ascii="Franklin Gothic Book" w:hAnsi="Franklin Gothic Book"/>
          <w:sz w:val="22"/>
          <w:szCs w:val="22"/>
        </w:rPr>
        <w:t xml:space="preserve">Negi, P. and Jaiswal, A. </w:t>
      </w:r>
      <w:r>
        <w:rPr>
          <w:rFonts w:ascii="Franklin Gothic Book" w:hAnsi="Franklin Gothic Book"/>
          <w:sz w:val="22"/>
          <w:szCs w:val="22"/>
        </w:rPr>
        <w:t>(</w:t>
      </w:r>
      <w:r w:rsidRPr="009F176A">
        <w:rPr>
          <w:rFonts w:ascii="Franklin Gothic Book" w:hAnsi="Franklin Gothic Book"/>
          <w:sz w:val="22"/>
          <w:szCs w:val="22"/>
        </w:rPr>
        <w:t>2024</w:t>
      </w:r>
      <w:r>
        <w:rPr>
          <w:rFonts w:ascii="Franklin Gothic Book" w:hAnsi="Franklin Gothic Book"/>
          <w:sz w:val="22"/>
          <w:szCs w:val="22"/>
        </w:rPr>
        <w:t>)</w:t>
      </w:r>
      <w:r w:rsidRPr="009F176A">
        <w:rPr>
          <w:rFonts w:ascii="Franklin Gothic Book" w:hAnsi="Franklin Gothic Book"/>
          <w:sz w:val="22"/>
          <w:szCs w:val="22"/>
        </w:rPr>
        <w:t xml:space="preserve">. </w:t>
      </w:r>
      <w:r>
        <w:rPr>
          <w:rFonts w:ascii="Franklin Gothic Book" w:hAnsi="Franklin Gothic Book"/>
          <w:sz w:val="22"/>
          <w:szCs w:val="22"/>
        </w:rPr>
        <w:t>“</w:t>
      </w:r>
      <w:r w:rsidRPr="009F176A">
        <w:rPr>
          <w:rFonts w:ascii="Franklin Gothic Book" w:hAnsi="Franklin Gothic Book"/>
          <w:sz w:val="22"/>
          <w:szCs w:val="22"/>
        </w:rPr>
        <w:t xml:space="preserve">Impact of financial literacy on consumer financial </w:t>
      </w:r>
      <w:proofErr w:type="spellStart"/>
      <w:r w:rsidRPr="009F176A">
        <w:rPr>
          <w:rFonts w:ascii="Franklin Gothic Book" w:hAnsi="Franklin Gothic Book"/>
          <w:sz w:val="22"/>
          <w:szCs w:val="22"/>
        </w:rPr>
        <w:t>behavior</w:t>
      </w:r>
      <w:proofErr w:type="spellEnd"/>
      <w:r w:rsidRPr="009F176A">
        <w:rPr>
          <w:rFonts w:ascii="Franklin Gothic Book" w:hAnsi="Franklin Gothic Book"/>
          <w:sz w:val="22"/>
          <w:szCs w:val="22"/>
        </w:rPr>
        <w:t>: A systematic review and research agenda using TCCM framework</w:t>
      </w:r>
      <w:r>
        <w:rPr>
          <w:rFonts w:ascii="Franklin Gothic Book" w:hAnsi="Franklin Gothic Book"/>
          <w:sz w:val="22"/>
          <w:szCs w:val="22"/>
        </w:rPr>
        <w:t>”</w:t>
      </w:r>
      <w:r w:rsidRPr="009F176A">
        <w:rPr>
          <w:rFonts w:ascii="Franklin Gothic Book" w:hAnsi="Franklin Gothic Book"/>
          <w:sz w:val="22"/>
          <w:szCs w:val="22"/>
        </w:rPr>
        <w:t xml:space="preserve">. </w:t>
      </w:r>
      <w:r w:rsidRPr="009F176A">
        <w:rPr>
          <w:rFonts w:ascii="Franklin Gothic Book" w:hAnsi="Franklin Gothic Book"/>
          <w:i/>
          <w:sz w:val="22"/>
          <w:szCs w:val="22"/>
        </w:rPr>
        <w:t>International Journal of Consumer Studies</w:t>
      </w:r>
      <w:r w:rsidRPr="009F176A">
        <w:rPr>
          <w:rFonts w:ascii="Franklin Gothic Book" w:hAnsi="Franklin Gothic Book"/>
          <w:sz w:val="22"/>
          <w:szCs w:val="22"/>
        </w:rPr>
        <w:t xml:space="preserve">, </w:t>
      </w:r>
      <w:r>
        <w:rPr>
          <w:rFonts w:ascii="Franklin Gothic Book" w:hAnsi="Franklin Gothic Book"/>
          <w:sz w:val="22"/>
          <w:szCs w:val="22"/>
        </w:rPr>
        <w:t xml:space="preserve">Vol. </w:t>
      </w:r>
      <w:r w:rsidRPr="009F176A">
        <w:rPr>
          <w:rFonts w:ascii="Franklin Gothic Book" w:hAnsi="Franklin Gothic Book"/>
          <w:sz w:val="22"/>
          <w:szCs w:val="22"/>
        </w:rPr>
        <w:t>48(3), p.13053.</w:t>
      </w:r>
      <w:r>
        <w:rPr>
          <w:rFonts w:ascii="Franklin Gothic Book" w:hAnsi="Franklin Gothic Book"/>
          <w:sz w:val="22"/>
          <w:szCs w:val="22"/>
        </w:rPr>
        <w:t xml:space="preserve"> </w:t>
      </w:r>
      <w:r w:rsidRPr="009F176A">
        <w:rPr>
          <w:rFonts w:ascii="Franklin Gothic Book" w:hAnsi="Franklin Gothic Book"/>
          <w:sz w:val="22"/>
          <w:szCs w:val="22"/>
        </w:rPr>
        <w:t>https://doi.org/10.1111/ijcs.13053</w:t>
      </w:r>
    </w:p>
    <w:p w14:paraId="06DCEFA0" w14:textId="0B8E17C1" w:rsidR="001B7DA6" w:rsidRPr="00D2162B" w:rsidRDefault="00E64F8C" w:rsidP="001B7DA6">
      <w:pPr>
        <w:rPr>
          <w:rFonts w:ascii="Franklin Gothic Book" w:hAnsi="Franklin Gothic Book"/>
          <w:sz w:val="22"/>
          <w:szCs w:val="22"/>
        </w:rPr>
      </w:pPr>
      <w:r w:rsidRPr="00D2162B">
        <w:rPr>
          <w:rFonts w:ascii="Franklin Gothic Book" w:hAnsi="Franklin Gothic Book"/>
          <w:sz w:val="22"/>
          <w:szCs w:val="22"/>
        </w:rPr>
        <w:t xml:space="preserve">Ntounis, N., Saga, R.S., Warnaby, G., Lorono-Leturiondo, M. and Parker, C. </w:t>
      </w:r>
      <w:r w:rsidR="00467592" w:rsidRPr="00D2162B">
        <w:rPr>
          <w:rFonts w:ascii="Franklin Gothic Book" w:hAnsi="Franklin Gothic Book"/>
          <w:sz w:val="22"/>
          <w:szCs w:val="22"/>
        </w:rPr>
        <w:t>(</w:t>
      </w:r>
      <w:r w:rsidRPr="00D2162B">
        <w:rPr>
          <w:rFonts w:ascii="Franklin Gothic Book" w:hAnsi="Franklin Gothic Book"/>
          <w:sz w:val="22"/>
          <w:szCs w:val="22"/>
        </w:rPr>
        <w:t>202</w:t>
      </w:r>
      <w:r w:rsidR="00467592" w:rsidRPr="00D2162B">
        <w:rPr>
          <w:rFonts w:ascii="Franklin Gothic Book" w:hAnsi="Franklin Gothic Book"/>
          <w:sz w:val="22"/>
          <w:szCs w:val="22"/>
        </w:rPr>
        <w:t>3). “</w:t>
      </w:r>
      <w:r w:rsidRPr="00D2162B">
        <w:rPr>
          <w:rFonts w:ascii="Franklin Gothic Book" w:hAnsi="Franklin Gothic Book"/>
          <w:sz w:val="22"/>
          <w:szCs w:val="22"/>
        </w:rPr>
        <w:t>Reframing high street viability: A review and synthesis in the English context</w:t>
      </w:r>
      <w:r w:rsidR="00467592"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Cities</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 xml:space="preserve">Vol. </w:t>
      </w:r>
      <w:r w:rsidRPr="00D2162B">
        <w:rPr>
          <w:rFonts w:ascii="Franklin Gothic Book" w:hAnsi="Franklin Gothic Book"/>
          <w:i/>
          <w:iCs/>
          <w:sz w:val="22"/>
          <w:szCs w:val="22"/>
        </w:rPr>
        <w:t>134</w:t>
      </w:r>
      <w:r w:rsidRPr="00D2162B">
        <w:rPr>
          <w:rFonts w:ascii="Franklin Gothic Book" w:hAnsi="Franklin Gothic Book"/>
          <w:sz w:val="22"/>
          <w:szCs w:val="22"/>
        </w:rPr>
        <w:t>.</w:t>
      </w:r>
      <w:r w:rsidR="00467592" w:rsidRPr="00D2162B">
        <w:rPr>
          <w:rFonts w:ascii="Franklin Gothic Book" w:hAnsi="Franklin Gothic Book"/>
          <w:sz w:val="22"/>
          <w:szCs w:val="22"/>
        </w:rPr>
        <w:t xml:space="preserve"> p.104182.</w:t>
      </w:r>
      <w:r w:rsidR="00866EE3" w:rsidRPr="00D2162B">
        <w:rPr>
          <w:rFonts w:ascii="Franklin Gothic Book" w:hAnsi="Franklin Gothic Book"/>
          <w:sz w:val="22"/>
          <w:szCs w:val="22"/>
        </w:rPr>
        <w:t xml:space="preserve"> 10.1177/23998083241290343</w:t>
      </w:r>
    </w:p>
    <w:p w14:paraId="39806CAE" w14:textId="1BD07677" w:rsidR="002C6798" w:rsidRPr="002C6798" w:rsidRDefault="002C6798" w:rsidP="002C6798">
      <w:pPr>
        <w:pStyle w:val="NormalWeb"/>
        <w:rPr>
          <w:rFonts w:ascii="Franklin Gothic Book" w:hAnsi="Franklin Gothic Book"/>
          <w:sz w:val="22"/>
        </w:rPr>
      </w:pPr>
      <w:r>
        <w:rPr>
          <w:rFonts w:ascii="Franklin Gothic Book" w:hAnsi="Franklin Gothic Book"/>
          <w:sz w:val="22"/>
        </w:rPr>
        <w:t>ONS</w:t>
      </w:r>
      <w:r w:rsidRPr="002C6798">
        <w:rPr>
          <w:rFonts w:ascii="Franklin Gothic Book" w:hAnsi="Franklin Gothic Book"/>
          <w:sz w:val="22"/>
        </w:rPr>
        <w:t xml:space="preserve"> (2011), </w:t>
      </w:r>
      <w:r w:rsidRPr="002C6798">
        <w:rPr>
          <w:rStyle w:val="Emphasis"/>
          <w:rFonts w:ascii="Franklin Gothic Book" w:hAnsi="Franklin Gothic Book"/>
          <w:sz w:val="22"/>
        </w:rPr>
        <w:t>Rural-Urban Classification</w:t>
      </w:r>
      <w:r w:rsidRPr="002C6798">
        <w:rPr>
          <w:rFonts w:ascii="Franklin Gothic Book" w:hAnsi="Franklin Gothic Book"/>
          <w:sz w:val="22"/>
        </w:rPr>
        <w:t xml:space="preserve">, Office for National Statistics, available at: </w:t>
      </w:r>
      <w:hyperlink r:id="rId10" w:tgtFrame="_new" w:history="1">
        <w:r w:rsidRPr="002C6798">
          <w:rPr>
            <w:rStyle w:val="Hyperlink"/>
            <w:rFonts w:ascii="Franklin Gothic Book" w:eastAsiaTheme="minorEastAsia" w:hAnsi="Franklin Gothic Book"/>
            <w:color w:val="auto"/>
            <w:sz w:val="22"/>
          </w:rPr>
          <w:t>https://www.ons.gov.uk/</w:t>
        </w:r>
      </w:hyperlink>
      <w:r w:rsidRPr="002C6798">
        <w:rPr>
          <w:rFonts w:ascii="Franklin Gothic Book" w:hAnsi="Franklin Gothic Book"/>
          <w:sz w:val="22"/>
        </w:rPr>
        <w:t xml:space="preserve"> (accessed 19 December 2024).</w:t>
      </w:r>
    </w:p>
    <w:p w14:paraId="0ED611C0" w14:textId="2E05A857" w:rsidR="002C6798" w:rsidRPr="002C6798" w:rsidRDefault="002C6798" w:rsidP="002C6798">
      <w:pPr>
        <w:pStyle w:val="NormalWeb"/>
        <w:rPr>
          <w:rFonts w:ascii="Franklin Gothic Book" w:hAnsi="Franklin Gothic Book"/>
          <w:sz w:val="22"/>
        </w:rPr>
      </w:pPr>
      <w:r>
        <w:rPr>
          <w:rFonts w:ascii="Franklin Gothic Book" w:hAnsi="Franklin Gothic Book"/>
          <w:sz w:val="22"/>
        </w:rPr>
        <w:t xml:space="preserve">ONS </w:t>
      </w:r>
      <w:r w:rsidRPr="002C6798">
        <w:rPr>
          <w:rFonts w:ascii="Franklin Gothic Book" w:hAnsi="Franklin Gothic Book"/>
          <w:sz w:val="22"/>
        </w:rPr>
        <w:t xml:space="preserve">(2023), </w:t>
      </w:r>
      <w:r w:rsidRPr="002C6798">
        <w:rPr>
          <w:rStyle w:val="Emphasis"/>
          <w:rFonts w:ascii="Franklin Gothic Book" w:hAnsi="Franklin Gothic Book"/>
          <w:sz w:val="22"/>
        </w:rPr>
        <w:t>2021 Census Data</w:t>
      </w:r>
      <w:r w:rsidRPr="002C6798">
        <w:rPr>
          <w:rFonts w:ascii="Franklin Gothic Book" w:hAnsi="Franklin Gothic Book"/>
          <w:sz w:val="22"/>
        </w:rPr>
        <w:t xml:space="preserve">, Office for National Statistics, available at: </w:t>
      </w:r>
      <w:hyperlink r:id="rId11" w:tgtFrame="_new" w:history="1">
        <w:r w:rsidRPr="002C6798">
          <w:rPr>
            <w:rStyle w:val="Hyperlink"/>
            <w:rFonts w:ascii="Franklin Gothic Book" w:eastAsiaTheme="minorEastAsia" w:hAnsi="Franklin Gothic Book"/>
            <w:color w:val="auto"/>
            <w:sz w:val="22"/>
          </w:rPr>
          <w:t>https://www.ons.gov.uk/</w:t>
        </w:r>
      </w:hyperlink>
      <w:r w:rsidRPr="002C6798">
        <w:rPr>
          <w:rFonts w:ascii="Franklin Gothic Book" w:hAnsi="Franklin Gothic Book"/>
          <w:sz w:val="22"/>
        </w:rPr>
        <w:t xml:space="preserve"> (accessed </w:t>
      </w:r>
      <w:r>
        <w:rPr>
          <w:rFonts w:ascii="Franklin Gothic Book" w:hAnsi="Franklin Gothic Book"/>
          <w:sz w:val="22"/>
        </w:rPr>
        <w:t>4</w:t>
      </w:r>
      <w:r w:rsidRPr="002C6798">
        <w:rPr>
          <w:rFonts w:ascii="Franklin Gothic Book" w:hAnsi="Franklin Gothic Book"/>
          <w:sz w:val="22"/>
        </w:rPr>
        <w:t xml:space="preserve"> January 2025).</w:t>
      </w:r>
    </w:p>
    <w:p w14:paraId="7F606DC0" w14:textId="02B21336"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Pavlis, M., Dolega, L. and Singleton, A., </w:t>
      </w:r>
      <w:r w:rsidR="00196DB7" w:rsidRPr="00D2162B">
        <w:rPr>
          <w:rFonts w:ascii="Franklin Gothic Book" w:hAnsi="Franklin Gothic Book"/>
          <w:sz w:val="22"/>
          <w:szCs w:val="22"/>
        </w:rPr>
        <w:t>(</w:t>
      </w:r>
      <w:r w:rsidRPr="00D2162B">
        <w:rPr>
          <w:rFonts w:ascii="Franklin Gothic Book" w:hAnsi="Franklin Gothic Book"/>
          <w:sz w:val="22"/>
          <w:szCs w:val="22"/>
        </w:rPr>
        <w:t>2018</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A modified DBSCAN clustering method to estimate retail </w:t>
      </w:r>
      <w:proofErr w:type="spellStart"/>
      <w:r w:rsidRPr="00D2162B">
        <w:rPr>
          <w:rFonts w:ascii="Franklin Gothic Book" w:hAnsi="Franklin Gothic Book"/>
          <w:sz w:val="22"/>
          <w:szCs w:val="22"/>
        </w:rPr>
        <w:t>center</w:t>
      </w:r>
      <w:proofErr w:type="spellEnd"/>
      <w:r w:rsidRPr="00D2162B">
        <w:rPr>
          <w:rFonts w:ascii="Franklin Gothic Book" w:hAnsi="Franklin Gothic Book"/>
          <w:sz w:val="22"/>
          <w:szCs w:val="22"/>
        </w:rPr>
        <w:t xml:space="preserve"> extent.</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Geographical Analysis</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 xml:space="preserve">Vol. </w:t>
      </w:r>
      <w:r w:rsidRPr="00D2162B">
        <w:rPr>
          <w:rFonts w:ascii="Franklin Gothic Book" w:hAnsi="Franklin Gothic Book"/>
          <w:i/>
          <w:iCs/>
          <w:sz w:val="22"/>
          <w:szCs w:val="22"/>
        </w:rPr>
        <w:t>50</w:t>
      </w:r>
      <w:r w:rsidRPr="00D2162B">
        <w:rPr>
          <w:rFonts w:ascii="Franklin Gothic Book" w:hAnsi="Franklin Gothic Book"/>
          <w:sz w:val="22"/>
          <w:szCs w:val="22"/>
        </w:rPr>
        <w:t>(2), pp.141-161.</w:t>
      </w:r>
      <w:r w:rsidR="005401FD" w:rsidRPr="00D2162B">
        <w:rPr>
          <w:rFonts w:ascii="Franklin Gothic Book" w:hAnsi="Franklin Gothic Book"/>
          <w:sz w:val="22"/>
          <w:szCs w:val="22"/>
        </w:rPr>
        <w:t xml:space="preserve"> </w:t>
      </w:r>
      <w:proofErr w:type="spellStart"/>
      <w:r w:rsidR="005401FD" w:rsidRPr="00D2162B">
        <w:rPr>
          <w:rFonts w:ascii="Franklin Gothic Book" w:hAnsi="Franklin Gothic Book"/>
          <w:sz w:val="22"/>
          <w:szCs w:val="22"/>
        </w:rPr>
        <w:t>doi</w:t>
      </w:r>
      <w:proofErr w:type="spellEnd"/>
      <w:r w:rsidR="005401FD" w:rsidRPr="00D2162B">
        <w:rPr>
          <w:rFonts w:ascii="Franklin Gothic Book" w:hAnsi="Franklin Gothic Book"/>
          <w:sz w:val="22"/>
          <w:szCs w:val="22"/>
        </w:rPr>
        <w:t>: 10.1111/gean.12138</w:t>
      </w:r>
    </w:p>
    <w:p w14:paraId="2F263078" w14:textId="4115512E" w:rsidR="00D46026" w:rsidRPr="00D2162B" w:rsidRDefault="00D46026" w:rsidP="000C2960">
      <w:pPr>
        <w:rPr>
          <w:rFonts w:ascii="Franklin Gothic Book" w:hAnsi="Franklin Gothic Book"/>
          <w:sz w:val="22"/>
          <w:szCs w:val="22"/>
        </w:rPr>
      </w:pPr>
      <w:r w:rsidRPr="00D2162B">
        <w:rPr>
          <w:rFonts w:ascii="Franklin Gothic Book" w:hAnsi="Franklin Gothic Book"/>
          <w:sz w:val="22"/>
          <w:szCs w:val="22"/>
        </w:rPr>
        <w:t xml:space="preserve">Radomska, J., Kawa, A., Hajdas, M., Klimas, P. and Silva, S.C. (2025), "Unveiling retail omnichannel challenges: developing an omnichannel obstacles scale", International Journal of </w:t>
      </w:r>
      <w:r w:rsidRPr="00D2162B">
        <w:rPr>
          <w:rFonts w:ascii="Franklin Gothic Book" w:hAnsi="Franklin Gothic Book"/>
          <w:sz w:val="22"/>
          <w:szCs w:val="22"/>
        </w:rPr>
        <w:lastRenderedPageBreak/>
        <w:t xml:space="preserve">Retail &amp; Distribution Management, Vol. 53 No. 13, pp. 1-20. </w:t>
      </w:r>
      <w:r w:rsidR="00604D95" w:rsidRPr="00D2162B">
        <w:rPr>
          <w:rFonts w:ascii="Franklin Gothic Book" w:hAnsi="Franklin Gothic Book"/>
          <w:sz w:val="22"/>
          <w:szCs w:val="22"/>
        </w:rPr>
        <w:t>https://doi.org/10.1108/IJRDM-04-2024-0169</w:t>
      </w:r>
    </w:p>
    <w:p w14:paraId="37532F53" w14:textId="2A7206AF" w:rsidR="00D2162B" w:rsidRPr="00D2162B" w:rsidRDefault="00D2162B" w:rsidP="000C2960">
      <w:pPr>
        <w:rPr>
          <w:rFonts w:ascii="Franklin Gothic Book" w:hAnsi="Franklin Gothic Book"/>
          <w:sz w:val="22"/>
          <w:szCs w:val="22"/>
        </w:rPr>
      </w:pPr>
      <w:r w:rsidRPr="00D2162B">
        <w:rPr>
          <w:rFonts w:ascii="Franklin Gothic Book" w:hAnsi="Franklin Gothic Book" w:cs="Arial"/>
          <w:sz w:val="22"/>
          <w:szCs w:val="22"/>
          <w:shd w:val="clear" w:color="auto" w:fill="FFFFFF"/>
        </w:rPr>
        <w:t>Schwendtner, T., </w:t>
      </w:r>
      <w:proofErr w:type="spellStart"/>
      <w:r w:rsidRPr="00D2162B">
        <w:rPr>
          <w:rFonts w:ascii="Franklin Gothic Book" w:hAnsi="Franklin Gothic Book" w:cs="Arial"/>
          <w:sz w:val="22"/>
          <w:szCs w:val="22"/>
          <w:shd w:val="clear" w:color="auto" w:fill="FFFFFF"/>
        </w:rPr>
        <w:t>Amsl</w:t>
      </w:r>
      <w:proofErr w:type="spellEnd"/>
      <w:r w:rsidRPr="00D2162B">
        <w:rPr>
          <w:rFonts w:ascii="Franklin Gothic Book" w:hAnsi="Franklin Gothic Book" w:cs="Arial"/>
          <w:sz w:val="22"/>
          <w:szCs w:val="22"/>
          <w:shd w:val="clear" w:color="auto" w:fill="FFFFFF"/>
        </w:rPr>
        <w:t>, S., Teller, C. and Wood, S. (2024), "Shopping behaviour of elderly consumers: change and stability during times of crisis",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52 No. 13, pp. 1-15. https://doi.org/10.1108/IJRDM-01-2023-0029</w:t>
      </w:r>
    </w:p>
    <w:p w14:paraId="0C63A1E5" w14:textId="4E8F5371" w:rsidR="00237EE6" w:rsidRDefault="00237EE6" w:rsidP="000C2960">
      <w:pPr>
        <w:rPr>
          <w:rStyle w:val="Hyperlink"/>
          <w:rFonts w:ascii="Franklin Gothic Book" w:hAnsi="Franklin Gothic Book" w:cs="Arial"/>
          <w:color w:val="auto"/>
          <w:sz w:val="22"/>
          <w:szCs w:val="22"/>
          <w:shd w:val="clear" w:color="auto" w:fill="FFFFFF"/>
        </w:rPr>
      </w:pPr>
      <w:hyperlink r:id="rId12" w:tooltip="Neha Sharma" w:history="1">
        <w:r w:rsidRPr="00D2162B">
          <w:rPr>
            <w:rStyle w:val="Hyperlink"/>
            <w:rFonts w:ascii="Franklin Gothic Book" w:hAnsi="Franklin Gothic Book" w:cs="Arial"/>
            <w:color w:val="auto"/>
            <w:sz w:val="22"/>
            <w:szCs w:val="22"/>
            <w:u w:val="none"/>
            <w:shd w:val="clear" w:color="auto" w:fill="FFFFFF"/>
          </w:rPr>
          <w:t>Sharma, N.</w:t>
        </w:r>
      </w:hyperlink>
      <w:r w:rsidRPr="00D2162B">
        <w:rPr>
          <w:rFonts w:ascii="Franklin Gothic Book" w:hAnsi="Franklin Gothic Book" w:cs="Arial"/>
          <w:sz w:val="22"/>
          <w:szCs w:val="22"/>
          <w:shd w:val="clear" w:color="auto" w:fill="FFFFFF"/>
        </w:rPr>
        <w:t> and Dutta, N. (2025), "Generational dynamics of omnichannel customers: analysing shopping preferences across diverse product types",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53 No. 4, pp. 312-330. </w:t>
      </w:r>
      <w:hyperlink r:id="rId13" w:tooltip="DOI: https://doi.org/10.1108/IJRDM-04-2024-0173" w:history="1">
        <w:r w:rsidRPr="00D2162B">
          <w:rPr>
            <w:rStyle w:val="Hyperlink"/>
            <w:rFonts w:ascii="Franklin Gothic Book" w:hAnsi="Franklin Gothic Book" w:cs="Arial"/>
            <w:color w:val="auto"/>
            <w:sz w:val="22"/>
            <w:szCs w:val="22"/>
            <w:shd w:val="clear" w:color="auto" w:fill="FFFFFF"/>
          </w:rPr>
          <w:t>https://doi.org/10.1108/IJRDM-04-2024-0173</w:t>
        </w:r>
      </w:hyperlink>
    </w:p>
    <w:p w14:paraId="6B80E480" w14:textId="060734C7" w:rsidR="00046F1B" w:rsidRPr="00046F1B" w:rsidRDefault="00046F1B" w:rsidP="00046F1B">
      <w:pPr>
        <w:rPr>
          <w:rFonts w:ascii="Franklin Gothic Book" w:hAnsi="Franklin Gothic Book"/>
          <w:sz w:val="22"/>
        </w:rPr>
      </w:pPr>
      <w:r w:rsidRPr="00046F1B">
        <w:rPr>
          <w:rFonts w:ascii="Franklin Gothic Book" w:hAnsi="Franklin Gothic Book"/>
          <w:sz w:val="22"/>
        </w:rPr>
        <w:t>Silva SC, Silva FP, Dias JC (2024), "Exploring omnichannel strategies: a path to improve customer experiences". </w:t>
      </w:r>
      <w:r w:rsidRPr="00046F1B">
        <w:rPr>
          <w:rFonts w:ascii="Franklin Gothic Book" w:hAnsi="Franklin Gothic Book"/>
          <w:i/>
          <w:sz w:val="22"/>
        </w:rPr>
        <w:t>International Journal of Retail &amp; Distribution Management</w:t>
      </w:r>
      <w:r w:rsidRPr="00046F1B">
        <w:rPr>
          <w:rFonts w:ascii="Franklin Gothic Book" w:hAnsi="Franklin Gothic Book"/>
          <w:sz w:val="22"/>
        </w:rPr>
        <w:t>, Vol. 52 No. 1 pp. 62–88</w:t>
      </w:r>
      <w:r>
        <w:rPr>
          <w:rFonts w:ascii="Franklin Gothic Book" w:hAnsi="Franklin Gothic Book"/>
          <w:sz w:val="22"/>
        </w:rPr>
        <w:t xml:space="preserve">. </w:t>
      </w:r>
      <w:hyperlink r:id="rId14" w:history="1">
        <w:r w:rsidRPr="008353C0">
          <w:rPr>
            <w:rStyle w:val="Hyperlink"/>
            <w:rFonts w:ascii="Franklin Gothic Book" w:hAnsi="Franklin Gothic Book"/>
            <w:sz w:val="22"/>
          </w:rPr>
          <w:t>https://doi.org/10.1108/IJRDM-03-2023-0198</w:t>
        </w:r>
      </w:hyperlink>
    </w:p>
    <w:p w14:paraId="4413E37F" w14:textId="57AAF437" w:rsidR="000C2960" w:rsidRPr="00D2162B" w:rsidRDefault="000C2960" w:rsidP="000C2960">
      <w:pPr>
        <w:pStyle w:val="NormalWeb"/>
        <w:jc w:val="both"/>
        <w:rPr>
          <w:rFonts w:ascii="Franklin Gothic Book" w:hAnsi="Franklin Gothic Book"/>
          <w:sz w:val="22"/>
          <w:szCs w:val="22"/>
          <w:shd w:val="clear" w:color="auto" w:fill="FFFFFF"/>
        </w:rPr>
      </w:pPr>
      <w:r w:rsidRPr="00D2162B">
        <w:rPr>
          <w:rFonts w:ascii="Franklin Gothic Book" w:hAnsi="Franklin Gothic Book"/>
          <w:sz w:val="22"/>
          <w:szCs w:val="22"/>
          <w:shd w:val="clear" w:color="auto" w:fill="FFFFFF"/>
        </w:rPr>
        <w:t xml:space="preserve">Singh, M., Singh, A., Gupta, M. and Reddy, R., </w:t>
      </w:r>
      <w:r w:rsidR="00196DB7" w:rsidRPr="00D2162B">
        <w:rPr>
          <w:rFonts w:ascii="Franklin Gothic Book" w:hAnsi="Franklin Gothic Book"/>
          <w:sz w:val="22"/>
          <w:szCs w:val="22"/>
          <w:shd w:val="clear" w:color="auto" w:fill="FFFFFF"/>
        </w:rPr>
        <w:t>(</w:t>
      </w:r>
      <w:r w:rsidRPr="00D2162B">
        <w:rPr>
          <w:rFonts w:ascii="Franklin Gothic Book" w:hAnsi="Franklin Gothic Book"/>
          <w:sz w:val="22"/>
          <w:szCs w:val="22"/>
          <w:shd w:val="clear" w:color="auto" w:fill="FFFFFF"/>
        </w:rPr>
        <w:t>2022</w:t>
      </w:r>
      <w:r w:rsidR="00196DB7" w:rsidRPr="00D2162B">
        <w:rPr>
          <w:rFonts w:ascii="Franklin Gothic Book" w:hAnsi="Franklin Gothic Book"/>
          <w:sz w:val="22"/>
          <w:szCs w:val="22"/>
          <w:shd w:val="clear" w:color="auto" w:fill="FFFFFF"/>
        </w:rPr>
        <w:t>)</w:t>
      </w:r>
      <w:r w:rsidRPr="00D2162B">
        <w:rPr>
          <w:rFonts w:ascii="Franklin Gothic Book" w:hAnsi="Franklin Gothic Book"/>
          <w:sz w:val="22"/>
          <w:szCs w:val="22"/>
          <w:shd w:val="clear" w:color="auto" w:fill="FFFFFF"/>
        </w:rPr>
        <w:t xml:space="preserve">. </w:t>
      </w:r>
      <w:r w:rsidR="00196DB7" w:rsidRPr="00D2162B">
        <w:rPr>
          <w:rFonts w:ascii="Franklin Gothic Book" w:hAnsi="Franklin Gothic Book"/>
          <w:sz w:val="22"/>
          <w:szCs w:val="22"/>
          <w:shd w:val="clear" w:color="auto" w:fill="FFFFFF"/>
        </w:rPr>
        <w:t>“</w:t>
      </w:r>
      <w:r w:rsidRPr="00D2162B">
        <w:rPr>
          <w:rFonts w:ascii="Franklin Gothic Book" w:hAnsi="Franklin Gothic Book"/>
          <w:sz w:val="22"/>
          <w:szCs w:val="22"/>
          <w:shd w:val="clear" w:color="auto" w:fill="FFFFFF"/>
        </w:rPr>
        <w:t>Leveraging K-Means Clustering and Hierarchical Agglomerative Algorithms for Scalable AI-Driven Customer Segmentation.</w:t>
      </w:r>
      <w:r w:rsidR="00196DB7" w:rsidRPr="00D2162B">
        <w:rPr>
          <w:rFonts w:ascii="Franklin Gothic Book" w:hAnsi="Franklin Gothic Book"/>
          <w:sz w:val="22"/>
          <w:szCs w:val="22"/>
          <w:shd w:val="clear" w:color="auto" w:fill="FFFFFF"/>
        </w:rPr>
        <w:t>”</w:t>
      </w:r>
      <w:r w:rsidRPr="00D2162B">
        <w:rPr>
          <w:rFonts w:ascii="Franklin Gothic Book" w:hAnsi="Franklin Gothic Book"/>
          <w:sz w:val="22"/>
          <w:szCs w:val="22"/>
          <w:shd w:val="clear" w:color="auto" w:fill="FFFFFF"/>
        </w:rPr>
        <w:t xml:space="preserve"> </w:t>
      </w:r>
      <w:r w:rsidRPr="00D2162B">
        <w:rPr>
          <w:rFonts w:ascii="Franklin Gothic Book" w:hAnsi="Franklin Gothic Book"/>
          <w:i/>
          <w:sz w:val="22"/>
          <w:szCs w:val="22"/>
          <w:shd w:val="clear" w:color="auto" w:fill="FFFFFF"/>
        </w:rPr>
        <w:t>Journal of AI ML Research</w:t>
      </w:r>
      <w:r w:rsidRPr="00D2162B">
        <w:rPr>
          <w:rFonts w:ascii="Franklin Gothic Book" w:hAnsi="Franklin Gothic Book"/>
          <w:sz w:val="22"/>
          <w:szCs w:val="22"/>
          <w:shd w:val="clear" w:color="auto" w:fill="FFFFFF"/>
        </w:rPr>
        <w:t xml:space="preserve">, </w:t>
      </w:r>
      <w:r w:rsidR="00196DB7" w:rsidRPr="00D2162B">
        <w:rPr>
          <w:rFonts w:ascii="Franklin Gothic Book" w:hAnsi="Franklin Gothic Book"/>
          <w:sz w:val="22"/>
          <w:szCs w:val="22"/>
          <w:shd w:val="clear" w:color="auto" w:fill="FFFFFF"/>
        </w:rPr>
        <w:t xml:space="preserve">Vol. </w:t>
      </w:r>
      <w:r w:rsidRPr="00D2162B">
        <w:rPr>
          <w:rFonts w:ascii="Franklin Gothic Book" w:hAnsi="Franklin Gothic Book"/>
          <w:sz w:val="22"/>
          <w:szCs w:val="22"/>
          <w:shd w:val="clear" w:color="auto" w:fill="FFFFFF"/>
        </w:rPr>
        <w:t>11(7)</w:t>
      </w:r>
      <w:r w:rsidR="00196DB7" w:rsidRPr="00D2162B">
        <w:rPr>
          <w:rFonts w:ascii="Franklin Gothic Book" w:hAnsi="Franklin Gothic Book"/>
          <w:sz w:val="22"/>
          <w:szCs w:val="22"/>
          <w:shd w:val="clear" w:color="auto" w:fill="FFFFFF"/>
        </w:rPr>
        <w:t>, pp.</w:t>
      </w:r>
      <w:r w:rsidR="00D2162B" w:rsidRPr="00D2162B">
        <w:rPr>
          <w:rFonts w:ascii="Franklin Gothic Book" w:hAnsi="Franklin Gothic Book"/>
          <w:sz w:val="22"/>
          <w:szCs w:val="22"/>
          <w:shd w:val="clear" w:color="auto" w:fill="FFFFFF"/>
        </w:rPr>
        <w:t>1-23</w:t>
      </w:r>
    </w:p>
    <w:p w14:paraId="5E663225" w14:textId="0CA636C6"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Singh, P., </w:t>
      </w:r>
      <w:proofErr w:type="spellStart"/>
      <w:r w:rsidRPr="00D2162B">
        <w:rPr>
          <w:rFonts w:ascii="Franklin Gothic Book" w:hAnsi="Franklin Gothic Book"/>
          <w:sz w:val="22"/>
          <w:szCs w:val="22"/>
        </w:rPr>
        <w:t>Khoshaim</w:t>
      </w:r>
      <w:proofErr w:type="spellEnd"/>
      <w:r w:rsidRPr="00D2162B">
        <w:rPr>
          <w:rFonts w:ascii="Franklin Gothic Book" w:hAnsi="Franklin Gothic Book"/>
          <w:sz w:val="22"/>
          <w:szCs w:val="22"/>
        </w:rPr>
        <w:t xml:space="preserve">, L., </w:t>
      </w:r>
      <w:proofErr w:type="spellStart"/>
      <w:r w:rsidRPr="00D2162B">
        <w:rPr>
          <w:rFonts w:ascii="Franklin Gothic Book" w:hAnsi="Franklin Gothic Book"/>
          <w:sz w:val="22"/>
          <w:szCs w:val="22"/>
        </w:rPr>
        <w:t>Nuwisser</w:t>
      </w:r>
      <w:proofErr w:type="spellEnd"/>
      <w:r w:rsidRPr="00D2162B">
        <w:rPr>
          <w:rFonts w:ascii="Franklin Gothic Book" w:hAnsi="Franklin Gothic Book"/>
          <w:sz w:val="22"/>
          <w:szCs w:val="22"/>
        </w:rPr>
        <w:t xml:space="preserve">, B. and Alhassan, I., </w:t>
      </w:r>
      <w:r w:rsidR="00196DB7" w:rsidRPr="00D2162B">
        <w:rPr>
          <w:rFonts w:ascii="Franklin Gothic Book" w:hAnsi="Franklin Gothic Book"/>
          <w:sz w:val="22"/>
          <w:szCs w:val="22"/>
        </w:rPr>
        <w:t>(</w:t>
      </w:r>
      <w:r w:rsidRPr="00D2162B">
        <w:rPr>
          <w:rFonts w:ascii="Franklin Gothic Book" w:hAnsi="Franklin Gothic Book"/>
          <w:sz w:val="22"/>
          <w:szCs w:val="22"/>
        </w:rPr>
        <w:t>2024</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How Information Technology (IT) Is Shaping Consumer </w:t>
      </w:r>
      <w:proofErr w:type="spellStart"/>
      <w:r w:rsidRPr="00D2162B">
        <w:rPr>
          <w:rFonts w:ascii="Franklin Gothic Book" w:hAnsi="Franklin Gothic Book"/>
          <w:sz w:val="22"/>
          <w:szCs w:val="22"/>
        </w:rPr>
        <w:t>Behavior</w:t>
      </w:r>
      <w:proofErr w:type="spellEnd"/>
      <w:r w:rsidRPr="00D2162B">
        <w:rPr>
          <w:rFonts w:ascii="Franklin Gothic Book" w:hAnsi="Franklin Gothic Book"/>
          <w:sz w:val="22"/>
          <w:szCs w:val="22"/>
        </w:rPr>
        <w:t xml:space="preserve"> in the Digital Age: A Systematic Review and Future Research Directions.</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Sustainability</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 xml:space="preserve">Vol. </w:t>
      </w:r>
      <w:r w:rsidRPr="00D2162B">
        <w:rPr>
          <w:rFonts w:ascii="Franklin Gothic Book" w:hAnsi="Franklin Gothic Book"/>
          <w:i/>
          <w:iCs/>
          <w:sz w:val="22"/>
          <w:szCs w:val="22"/>
        </w:rPr>
        <w:t>16</w:t>
      </w:r>
      <w:r w:rsidRPr="00D2162B">
        <w:rPr>
          <w:rFonts w:ascii="Franklin Gothic Book" w:hAnsi="Franklin Gothic Book"/>
          <w:sz w:val="22"/>
          <w:szCs w:val="22"/>
        </w:rPr>
        <w:t>(4), p.1556.</w:t>
      </w:r>
      <w:r w:rsidR="00D2162B" w:rsidRPr="00D2162B">
        <w:rPr>
          <w:rFonts w:ascii="Franklin Gothic Book" w:hAnsi="Franklin Gothic Book"/>
          <w:sz w:val="22"/>
          <w:szCs w:val="22"/>
        </w:rPr>
        <w:t xml:space="preserve"> https://doi.org/10.3390/su16041556</w:t>
      </w:r>
    </w:p>
    <w:p w14:paraId="700299B8" w14:textId="4CC7F9E7"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Singleton, A.D. and Spielman, S.E., </w:t>
      </w:r>
      <w:r w:rsidR="00196DB7" w:rsidRPr="00D2162B">
        <w:rPr>
          <w:rFonts w:ascii="Franklin Gothic Book" w:hAnsi="Franklin Gothic Book"/>
          <w:sz w:val="22"/>
          <w:szCs w:val="22"/>
        </w:rPr>
        <w:t>(</w:t>
      </w:r>
      <w:r w:rsidRPr="00D2162B">
        <w:rPr>
          <w:rFonts w:ascii="Franklin Gothic Book" w:hAnsi="Franklin Gothic Book"/>
          <w:sz w:val="22"/>
          <w:szCs w:val="22"/>
        </w:rPr>
        <w:t>2014</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w:t>
      </w:r>
      <w:r w:rsidRPr="00D2162B">
        <w:rPr>
          <w:rFonts w:ascii="Franklin Gothic Book" w:hAnsi="Franklin Gothic Book"/>
          <w:sz w:val="22"/>
          <w:szCs w:val="22"/>
        </w:rPr>
        <w:t>The past, present, and future of geodemographic research in the United States and United Kingdom.</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The Professional Geographer</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 xml:space="preserve">Vol. </w:t>
      </w:r>
      <w:r w:rsidRPr="00D2162B">
        <w:rPr>
          <w:rFonts w:ascii="Franklin Gothic Book" w:hAnsi="Franklin Gothic Book"/>
          <w:i/>
          <w:iCs/>
          <w:sz w:val="22"/>
          <w:szCs w:val="22"/>
        </w:rPr>
        <w:t>66</w:t>
      </w:r>
      <w:r w:rsidRPr="00D2162B">
        <w:rPr>
          <w:rFonts w:ascii="Franklin Gothic Book" w:hAnsi="Franklin Gothic Book"/>
          <w:sz w:val="22"/>
          <w:szCs w:val="22"/>
        </w:rPr>
        <w:t>(4), pp.558-567.</w:t>
      </w:r>
      <w:r w:rsidR="0031098B" w:rsidRPr="00D2162B">
        <w:rPr>
          <w:rFonts w:ascii="Franklin Gothic Book" w:hAnsi="Franklin Gothic Book"/>
          <w:sz w:val="22"/>
          <w:szCs w:val="22"/>
        </w:rPr>
        <w:t xml:space="preserve"> 10.1080/00330124.2013.848764</w:t>
      </w:r>
    </w:p>
    <w:p w14:paraId="612B12E3" w14:textId="482523BA" w:rsidR="001B7DA6" w:rsidRPr="00D2162B" w:rsidRDefault="001B7DA6" w:rsidP="005503E8">
      <w:pPr>
        <w:spacing w:after="0" w:line="240" w:lineRule="auto"/>
        <w:rPr>
          <w:rFonts w:ascii="Franklin Gothic Book" w:eastAsia="Times New Roman" w:hAnsi="Franklin Gothic Book" w:cs="Calibri"/>
          <w:sz w:val="22"/>
          <w:szCs w:val="22"/>
          <w:lang w:eastAsia="en-GB"/>
        </w:rPr>
      </w:pPr>
      <w:r w:rsidRPr="002C6798">
        <w:rPr>
          <w:rFonts w:ascii="Franklin Gothic Book" w:eastAsia="Times New Roman" w:hAnsi="Franklin Gothic Book" w:cs="Calibri"/>
          <w:sz w:val="22"/>
          <w:szCs w:val="22"/>
          <w:lang w:eastAsia="en-GB"/>
        </w:rPr>
        <w:t xml:space="preserve">Singleton, A., Longley, P. and Adnan, M. (2019). </w:t>
      </w:r>
      <w:r w:rsidRPr="002C6798">
        <w:rPr>
          <w:rFonts w:ascii="Franklin Gothic Book" w:eastAsia="Times New Roman" w:hAnsi="Franklin Gothic Book" w:cs="Calibri"/>
          <w:i/>
          <w:iCs/>
          <w:sz w:val="22"/>
          <w:szCs w:val="22"/>
          <w:lang w:eastAsia="en-GB"/>
        </w:rPr>
        <w:t>Internet User Classification for 2019</w:t>
      </w:r>
      <w:r w:rsidRPr="002C6798">
        <w:rPr>
          <w:rFonts w:ascii="Franklin Gothic Book" w:eastAsia="Times New Roman" w:hAnsi="Franklin Gothic Book" w:cs="Calibri"/>
          <w:sz w:val="22"/>
          <w:szCs w:val="22"/>
          <w:lang w:eastAsia="en-GB"/>
        </w:rPr>
        <w:t>. Available at: https://www.cdrc.ac.uk/data/ (Accessed: 5 January 2025).</w:t>
      </w:r>
    </w:p>
    <w:p w14:paraId="53D86E29" w14:textId="77777777" w:rsidR="005503E8" w:rsidRPr="00D2162B" w:rsidRDefault="005503E8" w:rsidP="005503E8">
      <w:pPr>
        <w:spacing w:after="0" w:line="240" w:lineRule="auto"/>
        <w:rPr>
          <w:rFonts w:ascii="Franklin Gothic Book" w:eastAsia="Times New Roman" w:hAnsi="Franklin Gothic Book" w:cs="Calibri"/>
          <w:sz w:val="22"/>
          <w:szCs w:val="22"/>
          <w:lang w:eastAsia="en-GB"/>
        </w:rPr>
      </w:pPr>
    </w:p>
    <w:p w14:paraId="2ED014DE" w14:textId="6D65CE07"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Singleton, A., Alexiou, A. and Savani, R., </w:t>
      </w:r>
      <w:r w:rsidR="00932C90" w:rsidRPr="00D2162B">
        <w:rPr>
          <w:rFonts w:ascii="Franklin Gothic Book" w:hAnsi="Franklin Gothic Book"/>
          <w:sz w:val="22"/>
          <w:szCs w:val="22"/>
        </w:rPr>
        <w:t>(</w:t>
      </w:r>
      <w:r w:rsidRPr="00D2162B">
        <w:rPr>
          <w:rFonts w:ascii="Franklin Gothic Book" w:hAnsi="Franklin Gothic Book"/>
          <w:sz w:val="22"/>
          <w:szCs w:val="22"/>
        </w:rPr>
        <w:t>2020</w:t>
      </w:r>
      <w:r w:rsidR="00932C90" w:rsidRPr="00D2162B">
        <w:rPr>
          <w:rFonts w:ascii="Franklin Gothic Book" w:hAnsi="Franklin Gothic Book"/>
          <w:sz w:val="22"/>
          <w:szCs w:val="22"/>
        </w:rPr>
        <w:t>)</w:t>
      </w:r>
      <w:r w:rsidRPr="00D2162B">
        <w:rPr>
          <w:rFonts w:ascii="Franklin Gothic Book" w:hAnsi="Franklin Gothic Book"/>
          <w:sz w:val="22"/>
          <w:szCs w:val="22"/>
        </w:rPr>
        <w:t xml:space="preserve">. </w:t>
      </w:r>
      <w:r w:rsidR="00932C90" w:rsidRPr="00D2162B">
        <w:rPr>
          <w:rFonts w:ascii="Franklin Gothic Book" w:hAnsi="Franklin Gothic Book"/>
          <w:sz w:val="22"/>
          <w:szCs w:val="22"/>
        </w:rPr>
        <w:t>“</w:t>
      </w:r>
      <w:r w:rsidRPr="00D2162B">
        <w:rPr>
          <w:rFonts w:ascii="Franklin Gothic Book" w:hAnsi="Franklin Gothic Book"/>
          <w:sz w:val="22"/>
          <w:szCs w:val="22"/>
        </w:rPr>
        <w:t>Mapping the geodemographics of digital inequality in Great Britain: An integration of machine learning into small area estimation.</w:t>
      </w:r>
      <w:r w:rsidR="00932C90"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Computers, Environment and Urban Systems</w:t>
      </w:r>
      <w:r w:rsidRPr="00D2162B">
        <w:rPr>
          <w:rFonts w:ascii="Franklin Gothic Book" w:hAnsi="Franklin Gothic Book"/>
          <w:sz w:val="22"/>
          <w:szCs w:val="22"/>
        </w:rPr>
        <w:t xml:space="preserve">, </w:t>
      </w:r>
      <w:r w:rsidR="00932C90" w:rsidRPr="00D2162B">
        <w:rPr>
          <w:rFonts w:ascii="Franklin Gothic Book" w:hAnsi="Franklin Gothic Book"/>
          <w:sz w:val="22"/>
          <w:szCs w:val="22"/>
        </w:rPr>
        <w:t xml:space="preserve">Vol. </w:t>
      </w:r>
      <w:r w:rsidRPr="00D2162B">
        <w:rPr>
          <w:rFonts w:ascii="Franklin Gothic Book" w:hAnsi="Franklin Gothic Book"/>
          <w:i/>
          <w:iCs/>
          <w:sz w:val="22"/>
          <w:szCs w:val="22"/>
        </w:rPr>
        <w:t>82</w:t>
      </w:r>
      <w:r w:rsidRPr="00D2162B">
        <w:rPr>
          <w:rFonts w:ascii="Franklin Gothic Book" w:hAnsi="Franklin Gothic Book"/>
          <w:sz w:val="22"/>
          <w:szCs w:val="22"/>
        </w:rPr>
        <w:t>, p.101486.</w:t>
      </w:r>
      <w:r w:rsidR="0031098B" w:rsidRPr="00D2162B">
        <w:rPr>
          <w:rFonts w:ascii="Franklin Gothic Book" w:hAnsi="Franklin Gothic Book"/>
          <w:sz w:val="22"/>
          <w:szCs w:val="22"/>
        </w:rPr>
        <w:t xml:space="preserve"> https://doi.org/10.1016/j.compenvurbsys.2020.101486</w:t>
      </w:r>
    </w:p>
    <w:p w14:paraId="0304CFA2" w14:textId="55A74994" w:rsidR="00932C90" w:rsidRPr="00D2162B" w:rsidRDefault="00932C90" w:rsidP="000C2960">
      <w:pPr>
        <w:rPr>
          <w:rFonts w:ascii="Franklin Gothic Book" w:hAnsi="Franklin Gothic Book"/>
          <w:sz w:val="22"/>
          <w:szCs w:val="22"/>
        </w:rPr>
      </w:pPr>
      <w:r w:rsidRPr="00D2162B">
        <w:rPr>
          <w:rFonts w:ascii="Franklin Gothic Book" w:hAnsi="Franklin Gothic Book" w:cs="Arial"/>
          <w:sz w:val="22"/>
          <w:szCs w:val="22"/>
          <w:shd w:val="clear" w:color="auto" w:fill="FFFFFF"/>
        </w:rPr>
        <w:t xml:space="preserve">Son, H., Jang, J., Park, J., Balog, A., Ballantyne, P., Kwon, H.R., Singleton, A. and Hwang, J., </w:t>
      </w:r>
      <w:r w:rsidR="00866EE3"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2025</w:t>
      </w:r>
      <w:r w:rsidR="00866EE3"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xml:space="preserve">. </w:t>
      </w:r>
      <w:r w:rsidR="00866EE3"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Leveraging Advanced Technologies for (Smart) Transportation Planning: A Systematic Review.</w:t>
      </w:r>
      <w:r w:rsidR="00866EE3"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w:t>
      </w:r>
      <w:r w:rsidRPr="00D2162B">
        <w:rPr>
          <w:rFonts w:ascii="Franklin Gothic Book" w:hAnsi="Franklin Gothic Book" w:cs="Arial"/>
          <w:i/>
          <w:iCs/>
          <w:sz w:val="22"/>
          <w:szCs w:val="22"/>
          <w:shd w:val="clear" w:color="auto" w:fill="FFFFFF"/>
        </w:rPr>
        <w:t>Sustainability</w:t>
      </w:r>
      <w:r w:rsidRPr="00D2162B">
        <w:rPr>
          <w:rFonts w:ascii="Franklin Gothic Book" w:hAnsi="Franklin Gothic Book" w:cs="Arial"/>
          <w:sz w:val="22"/>
          <w:szCs w:val="22"/>
          <w:shd w:val="clear" w:color="auto" w:fill="FFFFFF"/>
        </w:rPr>
        <w:t>, </w:t>
      </w:r>
      <w:r w:rsidR="00866EE3" w:rsidRPr="00D2162B">
        <w:rPr>
          <w:rFonts w:ascii="Franklin Gothic Book" w:hAnsi="Franklin Gothic Book" w:cs="Arial"/>
          <w:sz w:val="22"/>
          <w:szCs w:val="22"/>
          <w:shd w:val="clear" w:color="auto" w:fill="FFFFFF"/>
        </w:rPr>
        <w:t xml:space="preserve">Vol. </w:t>
      </w:r>
      <w:r w:rsidRPr="00D2162B">
        <w:rPr>
          <w:rFonts w:ascii="Franklin Gothic Book" w:hAnsi="Franklin Gothic Book" w:cs="Arial"/>
          <w:i/>
          <w:iCs/>
          <w:sz w:val="22"/>
          <w:szCs w:val="22"/>
          <w:shd w:val="clear" w:color="auto" w:fill="FFFFFF"/>
        </w:rPr>
        <w:t>17</w:t>
      </w:r>
      <w:r w:rsidRPr="00D2162B">
        <w:rPr>
          <w:rFonts w:ascii="Franklin Gothic Book" w:hAnsi="Franklin Gothic Book" w:cs="Arial"/>
          <w:sz w:val="22"/>
          <w:szCs w:val="22"/>
          <w:shd w:val="clear" w:color="auto" w:fill="FFFFFF"/>
        </w:rPr>
        <w:t>(5), p.2245.</w:t>
      </w:r>
      <w:r w:rsidR="0031098B" w:rsidRPr="00D2162B">
        <w:rPr>
          <w:rFonts w:ascii="Franklin Gothic Book" w:hAnsi="Franklin Gothic Book" w:cs="Arial"/>
          <w:sz w:val="22"/>
          <w:szCs w:val="22"/>
          <w:shd w:val="clear" w:color="auto" w:fill="FFFFFF"/>
        </w:rPr>
        <w:t>https://doi.org/10.3390/su17052245</w:t>
      </w:r>
    </w:p>
    <w:p w14:paraId="48BF6463" w14:textId="60877B63" w:rsidR="00237EE6" w:rsidRPr="00D2162B" w:rsidRDefault="00237EE6" w:rsidP="000C2960">
      <w:pPr>
        <w:rPr>
          <w:rFonts w:ascii="Franklin Gothic Book" w:hAnsi="Franklin Gothic Book"/>
          <w:sz w:val="22"/>
          <w:szCs w:val="22"/>
        </w:rPr>
      </w:pPr>
      <w:r w:rsidRPr="00D2162B">
        <w:rPr>
          <w:rFonts w:ascii="Franklin Gothic Book" w:hAnsi="Franklin Gothic Book" w:cs="Arial"/>
          <w:sz w:val="22"/>
          <w:szCs w:val="22"/>
          <w:shd w:val="clear" w:color="auto" w:fill="FFFFFF"/>
        </w:rPr>
        <w:t xml:space="preserve">Stevens, A., Cho, C., Metin, Ç., Kong, X. and Boland, M.,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2021</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i/>
          <w:iCs/>
          <w:sz w:val="22"/>
          <w:szCs w:val="22"/>
          <w:shd w:val="clear" w:color="auto" w:fill="FFFFFF"/>
        </w:rPr>
        <w:t>The Food Retail Landscape Across Rural America</w:t>
      </w:r>
      <w:r w:rsidR="00932C90" w:rsidRPr="00D2162B">
        <w:rPr>
          <w:rFonts w:ascii="Franklin Gothic Book" w:hAnsi="Franklin Gothic Book" w:cs="Arial"/>
          <w:i/>
          <w:iCs/>
          <w:sz w:val="22"/>
          <w:szCs w:val="22"/>
          <w:shd w:val="clear" w:color="auto" w:fill="FFFFFF"/>
        </w:rPr>
        <w:t>”</w:t>
      </w:r>
      <w:r w:rsidRPr="00D2162B">
        <w:rPr>
          <w:rFonts w:ascii="Franklin Gothic Book" w:hAnsi="Franklin Gothic Book" w:cs="Arial"/>
          <w:sz w:val="22"/>
          <w:szCs w:val="22"/>
          <w:shd w:val="clear" w:color="auto" w:fill="FFFFFF"/>
        </w:rPr>
        <w:t> (No. 311337). United States Department of Agriculture</w:t>
      </w:r>
      <w:r w:rsidR="0031098B" w:rsidRPr="00D2162B">
        <w:rPr>
          <w:rFonts w:ascii="Franklin Gothic Book" w:hAnsi="Franklin Gothic Book" w:cs="Arial"/>
          <w:sz w:val="22"/>
          <w:szCs w:val="22"/>
          <w:shd w:val="clear" w:color="auto" w:fill="FFFFFF"/>
        </w:rPr>
        <w:t>. Available at: </w:t>
      </w:r>
      <w:r w:rsidR="0031098B" w:rsidRPr="002C6798">
        <w:rPr>
          <w:rFonts w:ascii="Franklin Gothic Book" w:hAnsi="Franklin Gothic Book" w:cs="Arial"/>
          <w:sz w:val="22"/>
          <w:szCs w:val="22"/>
          <w:shd w:val="clear" w:color="auto" w:fill="FFFFFF"/>
        </w:rPr>
        <w:t>http://www.ers.usda.gov/publications/pub-details/?pubid=101355</w:t>
      </w:r>
      <w:r w:rsidR="0031098B" w:rsidRPr="00D2162B">
        <w:rPr>
          <w:rFonts w:ascii="Franklin Gothic Book" w:hAnsi="Franklin Gothic Book" w:cs="Arial"/>
          <w:sz w:val="22"/>
          <w:szCs w:val="22"/>
          <w:shd w:val="clear" w:color="auto" w:fill="FFFFFF"/>
        </w:rPr>
        <w:t>. Accessed January 15, </w:t>
      </w:r>
      <w:r w:rsidR="0031098B" w:rsidRPr="00D2162B">
        <w:rPr>
          <w:rStyle w:val="nlmyear"/>
          <w:rFonts w:ascii="Franklin Gothic Book" w:hAnsi="Franklin Gothic Book" w:cs="Arial"/>
          <w:sz w:val="22"/>
          <w:szCs w:val="22"/>
          <w:shd w:val="clear" w:color="auto" w:fill="FFFFFF"/>
        </w:rPr>
        <w:t>2025</w:t>
      </w:r>
      <w:r w:rsidR="0031098B" w:rsidRPr="00D2162B">
        <w:rPr>
          <w:rFonts w:ascii="Franklin Gothic Book" w:hAnsi="Franklin Gothic Book" w:cs="Arial"/>
          <w:sz w:val="22"/>
          <w:szCs w:val="22"/>
          <w:shd w:val="clear" w:color="auto" w:fill="FFFFFF"/>
        </w:rPr>
        <w:t>.</w:t>
      </w:r>
    </w:p>
    <w:p w14:paraId="50C2025B" w14:textId="00E8F8FA" w:rsidR="00D367B5" w:rsidRPr="00D2162B" w:rsidRDefault="00D367B5" w:rsidP="000C2960">
      <w:pPr>
        <w:rPr>
          <w:rFonts w:ascii="Franklin Gothic Book" w:hAnsi="Franklin Gothic Book" w:cs="Arial"/>
          <w:sz w:val="22"/>
          <w:szCs w:val="22"/>
          <w:shd w:val="clear" w:color="auto" w:fill="FFFFFF"/>
        </w:rPr>
      </w:pPr>
      <w:proofErr w:type="spellStart"/>
      <w:r w:rsidRPr="00D2162B">
        <w:rPr>
          <w:rFonts w:ascii="Franklin Gothic Book" w:hAnsi="Franklin Gothic Book" w:cs="Arial"/>
          <w:sz w:val="22"/>
          <w:szCs w:val="22"/>
          <w:shd w:val="clear" w:color="auto" w:fill="FFFFFF"/>
        </w:rPr>
        <w:t>Sturley</w:t>
      </w:r>
      <w:proofErr w:type="spellEnd"/>
      <w:r w:rsidRPr="00D2162B">
        <w:rPr>
          <w:rFonts w:ascii="Franklin Gothic Book" w:hAnsi="Franklin Gothic Book" w:cs="Arial"/>
          <w:sz w:val="22"/>
          <w:szCs w:val="22"/>
          <w:shd w:val="clear" w:color="auto" w:fill="FFFFFF"/>
        </w:rPr>
        <w:t xml:space="preserve">, C., Newing, A. and Heppenstall, A.,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2018</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xml:space="preserve">.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Evaluating the potential of agent-based modelling to capture consumer grocery retail store choice behaviours</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w:t>
      </w:r>
      <w:r w:rsidRPr="00D2162B">
        <w:rPr>
          <w:rFonts w:ascii="Franklin Gothic Book" w:hAnsi="Franklin Gothic Book" w:cs="Arial"/>
          <w:i/>
          <w:iCs/>
          <w:sz w:val="22"/>
          <w:szCs w:val="22"/>
          <w:shd w:val="clear" w:color="auto" w:fill="FFFFFF"/>
        </w:rPr>
        <w:t>The International Review of Retail, Distribution and Consumer Research</w:t>
      </w:r>
      <w:r w:rsidRPr="00D2162B">
        <w:rPr>
          <w:rFonts w:ascii="Franklin Gothic Book" w:hAnsi="Franklin Gothic Book" w:cs="Arial"/>
          <w:sz w:val="22"/>
          <w:szCs w:val="22"/>
          <w:shd w:val="clear" w:color="auto" w:fill="FFFFFF"/>
        </w:rPr>
        <w:t>, </w:t>
      </w:r>
      <w:r w:rsidR="00932C90" w:rsidRPr="00D2162B">
        <w:rPr>
          <w:rFonts w:ascii="Franklin Gothic Book" w:hAnsi="Franklin Gothic Book" w:cs="Arial"/>
          <w:sz w:val="22"/>
          <w:szCs w:val="22"/>
          <w:shd w:val="clear" w:color="auto" w:fill="FFFFFF"/>
        </w:rPr>
        <w:t xml:space="preserve">Vol. </w:t>
      </w:r>
      <w:r w:rsidRPr="00D2162B">
        <w:rPr>
          <w:rFonts w:ascii="Franklin Gothic Book" w:hAnsi="Franklin Gothic Book" w:cs="Arial"/>
          <w:i/>
          <w:iCs/>
          <w:sz w:val="22"/>
          <w:szCs w:val="22"/>
          <w:shd w:val="clear" w:color="auto" w:fill="FFFFFF"/>
        </w:rPr>
        <w:t>28</w:t>
      </w:r>
      <w:r w:rsidRPr="00D2162B">
        <w:rPr>
          <w:rFonts w:ascii="Franklin Gothic Book" w:hAnsi="Franklin Gothic Book" w:cs="Arial"/>
          <w:sz w:val="22"/>
          <w:szCs w:val="22"/>
          <w:shd w:val="clear" w:color="auto" w:fill="FFFFFF"/>
        </w:rPr>
        <w:t>(1), pp.27-46.</w:t>
      </w:r>
      <w:r w:rsidR="0031098B" w:rsidRPr="00D2162B">
        <w:rPr>
          <w:rFonts w:ascii="Franklin Gothic Book" w:hAnsi="Franklin Gothic Book"/>
          <w:sz w:val="22"/>
          <w:szCs w:val="22"/>
        </w:rPr>
        <w:t xml:space="preserve"> </w:t>
      </w:r>
      <w:r w:rsidR="0031098B" w:rsidRPr="00D2162B">
        <w:rPr>
          <w:rFonts w:ascii="Franklin Gothic Book" w:hAnsi="Franklin Gothic Book" w:cs="Arial"/>
          <w:sz w:val="22"/>
          <w:szCs w:val="22"/>
          <w:shd w:val="clear" w:color="auto" w:fill="FFFFFF"/>
        </w:rPr>
        <w:t>10.1080/09593969.2017.1397046</w:t>
      </w:r>
    </w:p>
    <w:p w14:paraId="4634CFBA" w14:textId="5E3FDE7A" w:rsidR="00471400" w:rsidRPr="00D2162B" w:rsidRDefault="00471400" w:rsidP="000C2960">
      <w:pPr>
        <w:rPr>
          <w:rFonts w:ascii="Franklin Gothic Book" w:hAnsi="Franklin Gothic Book"/>
          <w:sz w:val="22"/>
          <w:szCs w:val="22"/>
        </w:rPr>
      </w:pPr>
      <w:r w:rsidRPr="00D2162B">
        <w:rPr>
          <w:rFonts w:ascii="Franklin Gothic Book" w:hAnsi="Franklin Gothic Book" w:cs="Arial"/>
          <w:sz w:val="22"/>
          <w:szCs w:val="22"/>
          <w:shd w:val="clear" w:color="auto" w:fill="FFFFFF"/>
        </w:rPr>
        <w:lastRenderedPageBreak/>
        <w:t>Tangri, K. and Yu, H. (2023), "Why buy used? Motivators and barriers for re-commerce luxury fashion",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51 No. 9/10, pp. 1095-1114. </w:t>
      </w:r>
      <w:r w:rsidRPr="002C6798">
        <w:rPr>
          <w:rFonts w:ascii="Franklin Gothic Book" w:hAnsi="Franklin Gothic Book" w:cs="Arial"/>
          <w:sz w:val="22"/>
          <w:szCs w:val="22"/>
          <w:shd w:val="clear" w:color="auto" w:fill="FFFFFF"/>
        </w:rPr>
        <w:t>https://doi.org/10.1108/IJRDM-10-2022-0417</w:t>
      </w:r>
    </w:p>
    <w:p w14:paraId="3BD32F5A" w14:textId="68B6DC39" w:rsidR="002C6798" w:rsidRPr="002C6798" w:rsidRDefault="002C6798" w:rsidP="001B7DA6">
      <w:pPr>
        <w:spacing w:after="0" w:line="240" w:lineRule="auto"/>
        <w:rPr>
          <w:rFonts w:ascii="Franklin Gothic Book" w:hAnsi="Franklin Gothic Book"/>
          <w:sz w:val="22"/>
        </w:rPr>
      </w:pPr>
      <w:r w:rsidRPr="002C6798">
        <w:rPr>
          <w:rFonts w:ascii="Franklin Gothic Book" w:hAnsi="Franklin Gothic Book"/>
          <w:sz w:val="22"/>
        </w:rPr>
        <w:t>U</w:t>
      </w:r>
      <w:r>
        <w:rPr>
          <w:rFonts w:ascii="Franklin Gothic Book" w:hAnsi="Franklin Gothic Book"/>
          <w:sz w:val="22"/>
        </w:rPr>
        <w:t>BDC</w:t>
      </w:r>
      <w:r w:rsidRPr="002C6798">
        <w:rPr>
          <w:rFonts w:ascii="Franklin Gothic Book" w:hAnsi="Franklin Gothic Book"/>
          <w:sz w:val="22"/>
        </w:rPr>
        <w:t xml:space="preserve"> (2023), </w:t>
      </w:r>
      <w:r w:rsidRPr="002C6798">
        <w:rPr>
          <w:rStyle w:val="Emphasis"/>
          <w:rFonts w:ascii="Franklin Gothic Book" w:hAnsi="Franklin Gothic Book"/>
          <w:sz w:val="22"/>
        </w:rPr>
        <w:t>Accessibility Indicators</w:t>
      </w:r>
      <w:r w:rsidRPr="002C6798">
        <w:rPr>
          <w:rFonts w:ascii="Franklin Gothic Book" w:hAnsi="Franklin Gothic Book"/>
          <w:sz w:val="22"/>
        </w:rPr>
        <w:t>, Urban Big Data Centre, available at: https://data.ubdc.ac.uk/datasets/accessibility-indicators (accessed 19 December 2024).</w:t>
      </w:r>
    </w:p>
    <w:p w14:paraId="4F27A7E2" w14:textId="77777777" w:rsidR="002C6798" w:rsidRDefault="002C6798" w:rsidP="001B7DA6">
      <w:pPr>
        <w:spacing w:after="0" w:line="240" w:lineRule="auto"/>
        <w:rPr>
          <w:rFonts w:ascii="Franklin Gothic Book" w:hAnsi="Franklin Gothic Book" w:cs="Arial"/>
          <w:sz w:val="22"/>
          <w:szCs w:val="22"/>
          <w:shd w:val="clear" w:color="auto" w:fill="FFFFFF"/>
        </w:rPr>
      </w:pPr>
    </w:p>
    <w:p w14:paraId="5F906567" w14:textId="6B512059" w:rsidR="000409DF" w:rsidRDefault="00945CAF" w:rsidP="009F176A">
      <w:pPr>
        <w:spacing w:after="0" w:line="240" w:lineRule="auto"/>
        <w:rPr>
          <w:rFonts w:ascii="Franklin Gothic Book" w:eastAsia="Times New Roman" w:hAnsi="Franklin Gothic Book" w:cs="Calibri"/>
          <w:sz w:val="22"/>
          <w:szCs w:val="22"/>
          <w:u w:val="single"/>
          <w:lang w:eastAsia="en-GB"/>
        </w:rPr>
      </w:pPr>
      <w:r w:rsidRPr="00D2162B">
        <w:rPr>
          <w:rFonts w:ascii="Franklin Gothic Book" w:hAnsi="Franklin Gothic Book" w:cs="Arial"/>
          <w:sz w:val="22"/>
          <w:szCs w:val="22"/>
          <w:shd w:val="clear" w:color="auto" w:fill="FFFFFF"/>
        </w:rPr>
        <w:t xml:space="preserve">White, J.T., Hickie, J., Orr, A., Jackson, C. and Richardson, R.,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2023</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xml:space="preserve">.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The experience economy in UK city centres: A multidimensional and interconnected response to the ‘death of the high street’?</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w:t>
      </w:r>
      <w:r w:rsidRPr="00D2162B">
        <w:rPr>
          <w:rFonts w:ascii="Franklin Gothic Book" w:hAnsi="Franklin Gothic Book" w:cs="Arial"/>
          <w:i/>
          <w:iCs/>
          <w:sz w:val="22"/>
          <w:szCs w:val="22"/>
          <w:shd w:val="clear" w:color="auto" w:fill="FFFFFF"/>
        </w:rPr>
        <w:t>Urban Studies</w:t>
      </w:r>
      <w:r w:rsidRPr="00D2162B">
        <w:rPr>
          <w:rFonts w:ascii="Franklin Gothic Book" w:hAnsi="Franklin Gothic Book" w:cs="Arial"/>
          <w:sz w:val="22"/>
          <w:szCs w:val="22"/>
          <w:shd w:val="clear" w:color="auto" w:fill="FFFFFF"/>
        </w:rPr>
        <w:t>, </w:t>
      </w:r>
      <w:r w:rsidR="00932C90" w:rsidRPr="00D2162B">
        <w:rPr>
          <w:rFonts w:ascii="Franklin Gothic Book" w:hAnsi="Franklin Gothic Book" w:cs="Arial"/>
          <w:sz w:val="22"/>
          <w:szCs w:val="22"/>
          <w:shd w:val="clear" w:color="auto" w:fill="FFFFFF"/>
        </w:rPr>
        <w:t xml:space="preserve">Vol. </w:t>
      </w:r>
      <w:r w:rsidRPr="00D2162B">
        <w:rPr>
          <w:rFonts w:ascii="Franklin Gothic Book" w:hAnsi="Franklin Gothic Book" w:cs="Arial"/>
          <w:i/>
          <w:iCs/>
          <w:sz w:val="22"/>
          <w:szCs w:val="22"/>
          <w:shd w:val="clear" w:color="auto" w:fill="FFFFFF"/>
        </w:rPr>
        <w:t>60</w:t>
      </w:r>
      <w:r w:rsidRPr="00D2162B">
        <w:rPr>
          <w:rFonts w:ascii="Franklin Gothic Book" w:hAnsi="Franklin Gothic Book" w:cs="Arial"/>
          <w:sz w:val="22"/>
          <w:szCs w:val="22"/>
          <w:shd w:val="clear" w:color="auto" w:fill="FFFFFF"/>
        </w:rPr>
        <w:t>(10), pp.1833-1852.</w:t>
      </w:r>
      <w:r w:rsidR="0031098B" w:rsidRPr="00D2162B">
        <w:rPr>
          <w:rFonts w:ascii="Franklin Gothic Book" w:hAnsi="Franklin Gothic Book"/>
          <w:sz w:val="22"/>
          <w:szCs w:val="22"/>
        </w:rPr>
        <w:t xml:space="preserve"> </w:t>
      </w:r>
      <w:hyperlink r:id="rId15" w:history="1">
        <w:r w:rsidR="009F176A" w:rsidRPr="00612FB2">
          <w:rPr>
            <w:rStyle w:val="Hyperlink"/>
            <w:rFonts w:ascii="Franklin Gothic Book" w:hAnsi="Franklin Gothic Book" w:cs="Arial"/>
            <w:sz w:val="22"/>
            <w:szCs w:val="22"/>
            <w:shd w:val="clear" w:color="auto" w:fill="FFFFFF"/>
          </w:rPr>
          <w:t>https://doi.org/10.1177/00420980221143043</w:t>
        </w:r>
      </w:hyperlink>
    </w:p>
    <w:p w14:paraId="1C87E13F" w14:textId="77777777" w:rsidR="009F176A" w:rsidRPr="009F176A" w:rsidRDefault="009F176A" w:rsidP="009F176A">
      <w:pPr>
        <w:spacing w:after="0" w:line="240" w:lineRule="auto"/>
        <w:rPr>
          <w:rFonts w:ascii="Franklin Gothic Book" w:eastAsia="Times New Roman" w:hAnsi="Franklin Gothic Book" w:cs="Calibri"/>
          <w:sz w:val="22"/>
          <w:szCs w:val="22"/>
          <w:u w:val="single"/>
          <w:lang w:eastAsia="en-GB"/>
        </w:rPr>
      </w:pPr>
    </w:p>
    <w:p w14:paraId="5FE07A89" w14:textId="1E312CCD" w:rsidR="000C2960" w:rsidRDefault="000C2960" w:rsidP="000C2960">
      <w:pPr>
        <w:rPr>
          <w:rFonts w:ascii="Franklin Gothic Book" w:hAnsi="Franklin Gothic Book"/>
          <w:sz w:val="22"/>
          <w:szCs w:val="22"/>
        </w:rPr>
      </w:pPr>
      <w:r w:rsidRPr="00D2162B">
        <w:rPr>
          <w:rFonts w:ascii="Franklin Gothic Book" w:hAnsi="Franklin Gothic Book"/>
          <w:sz w:val="22"/>
          <w:szCs w:val="22"/>
        </w:rPr>
        <w:t xml:space="preserve">Yang, Y., Dolega, L. and Darlington-Pollock, F., </w:t>
      </w:r>
      <w:r w:rsidR="00932C90" w:rsidRPr="00D2162B">
        <w:rPr>
          <w:rFonts w:ascii="Franklin Gothic Book" w:hAnsi="Franklin Gothic Book"/>
          <w:sz w:val="22"/>
          <w:szCs w:val="22"/>
        </w:rPr>
        <w:t>(</w:t>
      </w:r>
      <w:r w:rsidRPr="00D2162B">
        <w:rPr>
          <w:rFonts w:ascii="Franklin Gothic Book" w:hAnsi="Franklin Gothic Book"/>
          <w:sz w:val="22"/>
          <w:szCs w:val="22"/>
        </w:rPr>
        <w:t>2023</w:t>
      </w:r>
      <w:r w:rsidR="00932C90" w:rsidRPr="00D2162B">
        <w:rPr>
          <w:rFonts w:ascii="Franklin Gothic Book" w:hAnsi="Franklin Gothic Book"/>
          <w:sz w:val="22"/>
          <w:szCs w:val="22"/>
        </w:rPr>
        <w:t>)</w:t>
      </w:r>
      <w:r w:rsidRPr="00D2162B">
        <w:rPr>
          <w:rFonts w:ascii="Franklin Gothic Book" w:hAnsi="Franklin Gothic Book"/>
          <w:sz w:val="22"/>
          <w:szCs w:val="22"/>
        </w:rPr>
        <w:t xml:space="preserve">. </w:t>
      </w:r>
      <w:r w:rsidR="00932C90" w:rsidRPr="00D2162B">
        <w:rPr>
          <w:rFonts w:ascii="Franklin Gothic Book" w:hAnsi="Franklin Gothic Book"/>
          <w:sz w:val="22"/>
          <w:szCs w:val="22"/>
        </w:rPr>
        <w:t>“</w:t>
      </w:r>
      <w:r w:rsidRPr="00D2162B">
        <w:rPr>
          <w:rFonts w:ascii="Franklin Gothic Book" w:hAnsi="Franklin Gothic Book"/>
          <w:sz w:val="22"/>
          <w:szCs w:val="22"/>
        </w:rPr>
        <w:t>Ageing in Place Classification: Creating a geodemographic classification for the ageing population in England.</w:t>
      </w:r>
      <w:r w:rsidR="00932C90"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Applied spatial analysis and policy</w:t>
      </w:r>
      <w:r w:rsidRPr="00D2162B">
        <w:rPr>
          <w:rFonts w:ascii="Franklin Gothic Book" w:hAnsi="Franklin Gothic Book"/>
          <w:sz w:val="22"/>
          <w:szCs w:val="22"/>
        </w:rPr>
        <w:t xml:space="preserve">, </w:t>
      </w:r>
      <w:r w:rsidR="00932C90" w:rsidRPr="00D2162B">
        <w:rPr>
          <w:rFonts w:ascii="Franklin Gothic Book" w:hAnsi="Franklin Gothic Book"/>
          <w:sz w:val="22"/>
          <w:szCs w:val="22"/>
        </w:rPr>
        <w:t xml:space="preserve">Vol. </w:t>
      </w:r>
      <w:r w:rsidRPr="00D2162B">
        <w:rPr>
          <w:rFonts w:ascii="Franklin Gothic Book" w:hAnsi="Franklin Gothic Book"/>
          <w:i/>
          <w:iCs/>
          <w:sz w:val="22"/>
          <w:szCs w:val="22"/>
        </w:rPr>
        <w:t>16</w:t>
      </w:r>
      <w:r w:rsidRPr="00D2162B">
        <w:rPr>
          <w:rFonts w:ascii="Franklin Gothic Book" w:hAnsi="Franklin Gothic Book"/>
          <w:sz w:val="22"/>
          <w:szCs w:val="22"/>
        </w:rPr>
        <w:t>(2), pp.583-623.</w:t>
      </w:r>
      <w:r w:rsidR="0031098B" w:rsidRPr="00D2162B">
        <w:rPr>
          <w:rFonts w:ascii="Franklin Gothic Book" w:hAnsi="Franklin Gothic Book"/>
          <w:sz w:val="22"/>
          <w:szCs w:val="22"/>
        </w:rPr>
        <w:t xml:space="preserve"> </w:t>
      </w:r>
      <w:hyperlink r:id="rId16" w:history="1">
        <w:r w:rsidR="00046F1B" w:rsidRPr="008353C0">
          <w:rPr>
            <w:rStyle w:val="Hyperlink"/>
            <w:rFonts w:ascii="Franklin Gothic Book" w:hAnsi="Franklin Gothic Book"/>
            <w:sz w:val="22"/>
            <w:szCs w:val="22"/>
          </w:rPr>
          <w:t>https://doi.org/10.1007/s12061-022-09490-y7</w:t>
        </w:r>
      </w:hyperlink>
    </w:p>
    <w:p w14:paraId="70EC04E2" w14:textId="5B930A1D" w:rsidR="00046F1B" w:rsidRPr="00046F1B" w:rsidRDefault="00046F1B" w:rsidP="00046F1B">
      <w:pPr>
        <w:rPr>
          <w:rFonts w:ascii="Franklin Gothic Book" w:hAnsi="Franklin Gothic Book"/>
          <w:sz w:val="22"/>
        </w:rPr>
      </w:pPr>
      <w:r w:rsidRPr="00046F1B">
        <w:rPr>
          <w:rFonts w:ascii="Franklin Gothic Book" w:hAnsi="Franklin Gothic Book"/>
          <w:sz w:val="22"/>
        </w:rPr>
        <w:t>Yang Z, Hu D (2024), "Digital technology-empowered omnichannel integration: a review and research agenda". </w:t>
      </w:r>
      <w:r w:rsidRPr="00046F1B">
        <w:rPr>
          <w:rFonts w:ascii="Franklin Gothic Book" w:hAnsi="Franklin Gothic Book"/>
          <w:i/>
          <w:sz w:val="22"/>
        </w:rPr>
        <w:t>International Journal of Retail &amp; Distribution Management</w:t>
      </w:r>
      <w:r w:rsidRPr="00046F1B">
        <w:rPr>
          <w:rFonts w:ascii="Franklin Gothic Book" w:hAnsi="Franklin Gothic Book"/>
          <w:sz w:val="22"/>
        </w:rPr>
        <w:t>, Vol. 52 No. 4 pp. 407–424</w:t>
      </w:r>
      <w:r>
        <w:rPr>
          <w:rFonts w:ascii="Franklin Gothic Book" w:hAnsi="Franklin Gothic Book"/>
          <w:sz w:val="22"/>
        </w:rPr>
        <w:t>.</w:t>
      </w:r>
      <w:r w:rsidRPr="00046F1B">
        <w:rPr>
          <w:rFonts w:ascii="Franklin Gothic Book" w:hAnsi="Franklin Gothic Book"/>
          <w:sz w:val="22"/>
        </w:rPr>
        <w:t> </w:t>
      </w:r>
      <w:hyperlink r:id="rId17" w:tgtFrame="_blank" w:history="1">
        <w:r w:rsidRPr="00046F1B">
          <w:rPr>
            <w:rStyle w:val="Hyperlink"/>
            <w:rFonts w:ascii="Franklin Gothic Book" w:hAnsi="Franklin Gothic Book"/>
            <w:sz w:val="22"/>
          </w:rPr>
          <w:t>https://doi.org/10.1108/IJRDM-09-2023-0560</w:t>
        </w:r>
      </w:hyperlink>
    </w:p>
    <w:p w14:paraId="45C74166" w14:textId="0824BF5D" w:rsidR="003301E9" w:rsidRDefault="003301E9" w:rsidP="000C2960">
      <w:pPr>
        <w:rPr>
          <w:rFonts w:ascii="Franklin Gothic Book" w:hAnsi="Franklin Gothic Book"/>
          <w:sz w:val="22"/>
          <w:szCs w:val="22"/>
        </w:rPr>
      </w:pPr>
      <w:bookmarkStart w:id="48" w:name="_Hlk200094529"/>
      <w:bookmarkEnd w:id="48"/>
    </w:p>
    <w:sectPr w:rsidR="003301E9" w:rsidSect="00C818E8">
      <w:footerReference w:type="default" r:id="rId18"/>
      <w:pgSz w:w="11906" w:h="16838"/>
      <w:pgMar w:top="1440" w:right="1440" w:bottom="1440" w:left="1440" w:header="708" w:footer="708" w:gutter="0"/>
      <w:lnNumType w:countBy="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3F155" w14:textId="77777777" w:rsidR="00F14140" w:rsidRDefault="00F14140" w:rsidP="0039680F">
      <w:pPr>
        <w:spacing w:after="0" w:line="240" w:lineRule="auto"/>
      </w:pPr>
      <w:r>
        <w:separator/>
      </w:r>
    </w:p>
  </w:endnote>
  <w:endnote w:type="continuationSeparator" w:id="0">
    <w:p w14:paraId="50795997" w14:textId="77777777" w:rsidR="00F14140" w:rsidRDefault="00F14140" w:rsidP="0039680F">
      <w:pPr>
        <w:spacing w:after="0" w:line="240" w:lineRule="auto"/>
      </w:pPr>
      <w:r>
        <w:continuationSeparator/>
      </w:r>
    </w:p>
  </w:endnote>
  <w:endnote w:type="continuationNotice" w:id="1">
    <w:p w14:paraId="6B4D4CDD" w14:textId="77777777" w:rsidR="00F14140" w:rsidRDefault="00F141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Leelawadee">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12DE" w14:textId="77777777" w:rsidR="006C407D" w:rsidRDefault="006C4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D2708" w14:textId="77777777" w:rsidR="00F14140" w:rsidRDefault="00F14140" w:rsidP="0039680F">
      <w:pPr>
        <w:spacing w:after="0" w:line="240" w:lineRule="auto"/>
      </w:pPr>
      <w:r>
        <w:separator/>
      </w:r>
    </w:p>
  </w:footnote>
  <w:footnote w:type="continuationSeparator" w:id="0">
    <w:p w14:paraId="64A06C43" w14:textId="77777777" w:rsidR="00F14140" w:rsidRDefault="00F14140" w:rsidP="0039680F">
      <w:pPr>
        <w:spacing w:after="0" w:line="240" w:lineRule="auto"/>
      </w:pPr>
      <w:r>
        <w:continuationSeparator/>
      </w:r>
    </w:p>
  </w:footnote>
  <w:footnote w:type="continuationNotice" w:id="1">
    <w:p w14:paraId="62A1C032" w14:textId="77777777" w:rsidR="00F14140" w:rsidRDefault="00F1414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74D8"/>
    <w:multiLevelType w:val="multilevel"/>
    <w:tmpl w:val="9D16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566DB"/>
    <w:multiLevelType w:val="hybridMultilevel"/>
    <w:tmpl w:val="E9C60E28"/>
    <w:lvl w:ilvl="0" w:tplc="96908D00">
      <w:start w:val="3"/>
      <w:numFmt w:val="bullet"/>
      <w:lvlText w:val="-"/>
      <w:lvlJc w:val="left"/>
      <w:pPr>
        <w:ind w:left="720" w:hanging="360"/>
      </w:pPr>
      <w:rPr>
        <w:rFonts w:ascii="Arial" w:eastAsiaTheme="minorHAnsi" w:hAnsi="Arial" w:cs="Arial" w:hint="default"/>
      </w:rPr>
    </w:lvl>
    <w:lvl w:ilvl="1" w:tplc="96908D00">
      <w:start w:val="3"/>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92F24B"/>
    <w:multiLevelType w:val="hybridMultilevel"/>
    <w:tmpl w:val="A25E90B8"/>
    <w:lvl w:ilvl="0" w:tplc="7F5EB7B6">
      <w:start w:val="1"/>
      <w:numFmt w:val="decimal"/>
      <w:lvlText w:val="%1."/>
      <w:lvlJc w:val="left"/>
      <w:pPr>
        <w:ind w:left="720" w:hanging="360"/>
      </w:pPr>
    </w:lvl>
    <w:lvl w:ilvl="1" w:tplc="5BA671E4">
      <w:start w:val="1"/>
      <w:numFmt w:val="lowerLetter"/>
      <w:lvlText w:val="%2."/>
      <w:lvlJc w:val="left"/>
      <w:pPr>
        <w:ind w:left="1440" w:hanging="360"/>
      </w:pPr>
    </w:lvl>
    <w:lvl w:ilvl="2" w:tplc="C21E8CF6">
      <w:start w:val="1"/>
      <w:numFmt w:val="lowerRoman"/>
      <w:lvlText w:val="%3."/>
      <w:lvlJc w:val="right"/>
      <w:pPr>
        <w:ind w:left="2160" w:hanging="180"/>
      </w:pPr>
    </w:lvl>
    <w:lvl w:ilvl="3" w:tplc="2CBC8012">
      <w:start w:val="1"/>
      <w:numFmt w:val="decimal"/>
      <w:lvlText w:val="%4."/>
      <w:lvlJc w:val="left"/>
      <w:pPr>
        <w:ind w:left="2880" w:hanging="360"/>
      </w:pPr>
    </w:lvl>
    <w:lvl w:ilvl="4" w:tplc="B3707074">
      <w:start w:val="1"/>
      <w:numFmt w:val="lowerLetter"/>
      <w:lvlText w:val="%5."/>
      <w:lvlJc w:val="left"/>
      <w:pPr>
        <w:ind w:left="3600" w:hanging="360"/>
      </w:pPr>
    </w:lvl>
    <w:lvl w:ilvl="5" w:tplc="7AD0EA36">
      <w:start w:val="1"/>
      <w:numFmt w:val="lowerRoman"/>
      <w:lvlText w:val="%6."/>
      <w:lvlJc w:val="right"/>
      <w:pPr>
        <w:ind w:left="4320" w:hanging="180"/>
      </w:pPr>
    </w:lvl>
    <w:lvl w:ilvl="6" w:tplc="E0F0FC44">
      <w:start w:val="1"/>
      <w:numFmt w:val="decimal"/>
      <w:lvlText w:val="%7."/>
      <w:lvlJc w:val="left"/>
      <w:pPr>
        <w:ind w:left="5040" w:hanging="360"/>
      </w:pPr>
    </w:lvl>
    <w:lvl w:ilvl="7" w:tplc="87B48736">
      <w:start w:val="1"/>
      <w:numFmt w:val="lowerLetter"/>
      <w:lvlText w:val="%8."/>
      <w:lvlJc w:val="left"/>
      <w:pPr>
        <w:ind w:left="5760" w:hanging="360"/>
      </w:pPr>
    </w:lvl>
    <w:lvl w:ilvl="8" w:tplc="B05E7EC4">
      <w:start w:val="1"/>
      <w:numFmt w:val="lowerRoman"/>
      <w:lvlText w:val="%9."/>
      <w:lvlJc w:val="right"/>
      <w:pPr>
        <w:ind w:left="6480" w:hanging="180"/>
      </w:pPr>
    </w:lvl>
  </w:abstractNum>
  <w:abstractNum w:abstractNumId="3" w15:restartNumberingAfterBreak="0">
    <w:nsid w:val="53D97181"/>
    <w:multiLevelType w:val="hybridMultilevel"/>
    <w:tmpl w:val="70501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AE5D84"/>
    <w:multiLevelType w:val="hybridMultilevel"/>
    <w:tmpl w:val="BC2206F4"/>
    <w:lvl w:ilvl="0" w:tplc="1694ACF2">
      <w:start w:val="1"/>
      <w:numFmt w:val="decimal"/>
      <w:lvlText w:val="%1."/>
      <w:lvlJc w:val="left"/>
      <w:pPr>
        <w:ind w:left="1020" w:hanging="360"/>
      </w:pPr>
    </w:lvl>
    <w:lvl w:ilvl="1" w:tplc="43BE3044">
      <w:start w:val="1"/>
      <w:numFmt w:val="decimal"/>
      <w:lvlText w:val="%2."/>
      <w:lvlJc w:val="left"/>
      <w:pPr>
        <w:ind w:left="1020" w:hanging="360"/>
      </w:pPr>
    </w:lvl>
    <w:lvl w:ilvl="2" w:tplc="18F8337C">
      <w:start w:val="1"/>
      <w:numFmt w:val="decimal"/>
      <w:lvlText w:val="%3."/>
      <w:lvlJc w:val="left"/>
      <w:pPr>
        <w:ind w:left="1020" w:hanging="360"/>
      </w:pPr>
    </w:lvl>
    <w:lvl w:ilvl="3" w:tplc="7256CF10">
      <w:start w:val="1"/>
      <w:numFmt w:val="decimal"/>
      <w:lvlText w:val="%4."/>
      <w:lvlJc w:val="left"/>
      <w:pPr>
        <w:ind w:left="1020" w:hanging="360"/>
      </w:pPr>
    </w:lvl>
    <w:lvl w:ilvl="4" w:tplc="3CE8EFF2">
      <w:start w:val="1"/>
      <w:numFmt w:val="decimal"/>
      <w:lvlText w:val="%5."/>
      <w:lvlJc w:val="left"/>
      <w:pPr>
        <w:ind w:left="1020" w:hanging="360"/>
      </w:pPr>
    </w:lvl>
    <w:lvl w:ilvl="5" w:tplc="D464BE64">
      <w:start w:val="1"/>
      <w:numFmt w:val="decimal"/>
      <w:lvlText w:val="%6."/>
      <w:lvlJc w:val="left"/>
      <w:pPr>
        <w:ind w:left="1020" w:hanging="360"/>
      </w:pPr>
    </w:lvl>
    <w:lvl w:ilvl="6" w:tplc="B5B45416">
      <w:start w:val="1"/>
      <w:numFmt w:val="decimal"/>
      <w:lvlText w:val="%7."/>
      <w:lvlJc w:val="left"/>
      <w:pPr>
        <w:ind w:left="1020" w:hanging="360"/>
      </w:pPr>
    </w:lvl>
    <w:lvl w:ilvl="7" w:tplc="38ECFD90">
      <w:start w:val="1"/>
      <w:numFmt w:val="decimal"/>
      <w:lvlText w:val="%8."/>
      <w:lvlJc w:val="left"/>
      <w:pPr>
        <w:ind w:left="1020" w:hanging="360"/>
      </w:pPr>
    </w:lvl>
    <w:lvl w:ilvl="8" w:tplc="1458DBDA">
      <w:start w:val="1"/>
      <w:numFmt w:val="decimal"/>
      <w:lvlText w:val="%9."/>
      <w:lvlJc w:val="left"/>
      <w:pPr>
        <w:ind w:left="1020" w:hanging="360"/>
      </w:pPr>
    </w:lvl>
  </w:abstractNum>
  <w:abstractNum w:abstractNumId="5" w15:restartNumberingAfterBreak="0">
    <w:nsid w:val="619C69AA"/>
    <w:multiLevelType w:val="multilevel"/>
    <w:tmpl w:val="E69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54C28"/>
    <w:multiLevelType w:val="hybridMultilevel"/>
    <w:tmpl w:val="60286010"/>
    <w:lvl w:ilvl="0" w:tplc="DA02026A">
      <w:start w:val="1"/>
      <w:numFmt w:val="decimal"/>
      <w:lvlText w:val="%1."/>
      <w:lvlJc w:val="left"/>
      <w:pPr>
        <w:ind w:left="720" w:hanging="360"/>
      </w:pPr>
    </w:lvl>
    <w:lvl w:ilvl="1" w:tplc="01044FD2">
      <w:start w:val="1"/>
      <w:numFmt w:val="lowerLetter"/>
      <w:lvlText w:val="%2."/>
      <w:lvlJc w:val="left"/>
      <w:pPr>
        <w:ind w:left="1440" w:hanging="360"/>
      </w:pPr>
    </w:lvl>
    <w:lvl w:ilvl="2" w:tplc="93D028FC">
      <w:start w:val="1"/>
      <w:numFmt w:val="lowerRoman"/>
      <w:lvlText w:val="%3."/>
      <w:lvlJc w:val="right"/>
      <w:pPr>
        <w:ind w:left="2160" w:hanging="180"/>
      </w:pPr>
    </w:lvl>
    <w:lvl w:ilvl="3" w:tplc="D5A4769C">
      <w:start w:val="1"/>
      <w:numFmt w:val="decimal"/>
      <w:lvlText w:val="%4."/>
      <w:lvlJc w:val="left"/>
      <w:pPr>
        <w:ind w:left="2880" w:hanging="360"/>
      </w:pPr>
    </w:lvl>
    <w:lvl w:ilvl="4" w:tplc="A31C1BBA">
      <w:start w:val="1"/>
      <w:numFmt w:val="lowerLetter"/>
      <w:lvlText w:val="%5."/>
      <w:lvlJc w:val="left"/>
      <w:pPr>
        <w:ind w:left="3600" w:hanging="360"/>
      </w:pPr>
    </w:lvl>
    <w:lvl w:ilvl="5" w:tplc="060A2762">
      <w:start w:val="1"/>
      <w:numFmt w:val="lowerRoman"/>
      <w:lvlText w:val="%6."/>
      <w:lvlJc w:val="right"/>
      <w:pPr>
        <w:ind w:left="4320" w:hanging="180"/>
      </w:pPr>
    </w:lvl>
    <w:lvl w:ilvl="6" w:tplc="3FE24674">
      <w:start w:val="1"/>
      <w:numFmt w:val="decimal"/>
      <w:lvlText w:val="%7."/>
      <w:lvlJc w:val="left"/>
      <w:pPr>
        <w:ind w:left="5040" w:hanging="360"/>
      </w:pPr>
    </w:lvl>
    <w:lvl w:ilvl="7" w:tplc="36E66082">
      <w:start w:val="1"/>
      <w:numFmt w:val="lowerLetter"/>
      <w:lvlText w:val="%8."/>
      <w:lvlJc w:val="left"/>
      <w:pPr>
        <w:ind w:left="5760" w:hanging="360"/>
      </w:pPr>
    </w:lvl>
    <w:lvl w:ilvl="8" w:tplc="B936D20C">
      <w:start w:val="1"/>
      <w:numFmt w:val="lowerRoman"/>
      <w:lvlText w:val="%9."/>
      <w:lvlJc w:val="right"/>
      <w:pPr>
        <w:ind w:left="6480" w:hanging="180"/>
      </w:pPr>
    </w:lvl>
  </w:abstractNum>
  <w:num w:numId="1" w16cid:durableId="2108456557">
    <w:abstractNumId w:val="6"/>
  </w:num>
  <w:num w:numId="2" w16cid:durableId="1154447832">
    <w:abstractNumId w:val="2"/>
  </w:num>
  <w:num w:numId="3" w16cid:durableId="251208680">
    <w:abstractNumId w:val="0"/>
  </w:num>
  <w:num w:numId="4" w16cid:durableId="1646885691">
    <w:abstractNumId w:val="5"/>
  </w:num>
  <w:num w:numId="5" w16cid:durableId="644505595">
    <w:abstractNumId w:val="3"/>
  </w:num>
  <w:num w:numId="6" w16cid:durableId="1327712764">
    <w:abstractNumId w:val="4"/>
  </w:num>
  <w:num w:numId="7" w16cid:durableId="69253391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log, Akos">
    <w15:presenceInfo w15:providerId="AD" w15:userId="S::sgabalog@liverpool.ac.uk::55c0f789-0224-4229-8190-159731f571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221"/>
    <w:rsid w:val="000004E3"/>
    <w:rsid w:val="00002DA7"/>
    <w:rsid w:val="0001162F"/>
    <w:rsid w:val="000116AF"/>
    <w:rsid w:val="00014730"/>
    <w:rsid w:val="00015BA3"/>
    <w:rsid w:val="00016A9A"/>
    <w:rsid w:val="00017099"/>
    <w:rsid w:val="00020089"/>
    <w:rsid w:val="000227EB"/>
    <w:rsid w:val="00022B18"/>
    <w:rsid w:val="000256BF"/>
    <w:rsid w:val="00025F79"/>
    <w:rsid w:val="00027B4A"/>
    <w:rsid w:val="00030FE0"/>
    <w:rsid w:val="00031CA5"/>
    <w:rsid w:val="00032494"/>
    <w:rsid w:val="00034A84"/>
    <w:rsid w:val="000362EA"/>
    <w:rsid w:val="000409DF"/>
    <w:rsid w:val="00041C68"/>
    <w:rsid w:val="0004277F"/>
    <w:rsid w:val="00042DB8"/>
    <w:rsid w:val="00042EDF"/>
    <w:rsid w:val="00043FF6"/>
    <w:rsid w:val="000444CB"/>
    <w:rsid w:val="000452E8"/>
    <w:rsid w:val="00045EBB"/>
    <w:rsid w:val="00046F1B"/>
    <w:rsid w:val="0005215A"/>
    <w:rsid w:val="0005721D"/>
    <w:rsid w:val="000572C9"/>
    <w:rsid w:val="00060309"/>
    <w:rsid w:val="00062CF8"/>
    <w:rsid w:val="00062FA6"/>
    <w:rsid w:val="0006364D"/>
    <w:rsid w:val="0006388B"/>
    <w:rsid w:val="0006613F"/>
    <w:rsid w:val="00077272"/>
    <w:rsid w:val="0008044F"/>
    <w:rsid w:val="000808AA"/>
    <w:rsid w:val="00080BB0"/>
    <w:rsid w:val="000841C3"/>
    <w:rsid w:val="000913B0"/>
    <w:rsid w:val="000914BC"/>
    <w:rsid w:val="0009270D"/>
    <w:rsid w:val="00094EE0"/>
    <w:rsid w:val="00095E3D"/>
    <w:rsid w:val="00096218"/>
    <w:rsid w:val="000A2B12"/>
    <w:rsid w:val="000A66EE"/>
    <w:rsid w:val="000A724C"/>
    <w:rsid w:val="000B052E"/>
    <w:rsid w:val="000B3B17"/>
    <w:rsid w:val="000B3C36"/>
    <w:rsid w:val="000C219D"/>
    <w:rsid w:val="000C27CB"/>
    <w:rsid w:val="000C2960"/>
    <w:rsid w:val="000C5B03"/>
    <w:rsid w:val="000D0A73"/>
    <w:rsid w:val="000D3879"/>
    <w:rsid w:val="000D5D9E"/>
    <w:rsid w:val="000D758F"/>
    <w:rsid w:val="000E38BA"/>
    <w:rsid w:val="000E78C5"/>
    <w:rsid w:val="000E7A32"/>
    <w:rsid w:val="000F0EEF"/>
    <w:rsid w:val="000F50A7"/>
    <w:rsid w:val="001026EE"/>
    <w:rsid w:val="001029B3"/>
    <w:rsid w:val="0010422E"/>
    <w:rsid w:val="00105688"/>
    <w:rsid w:val="001063B9"/>
    <w:rsid w:val="00106ABA"/>
    <w:rsid w:val="00107D7E"/>
    <w:rsid w:val="00112204"/>
    <w:rsid w:val="00114F76"/>
    <w:rsid w:val="00117209"/>
    <w:rsid w:val="0011771D"/>
    <w:rsid w:val="0012310C"/>
    <w:rsid w:val="001302D1"/>
    <w:rsid w:val="00131181"/>
    <w:rsid w:val="00136688"/>
    <w:rsid w:val="00140C9C"/>
    <w:rsid w:val="00142978"/>
    <w:rsid w:val="0014571F"/>
    <w:rsid w:val="00145786"/>
    <w:rsid w:val="001468F1"/>
    <w:rsid w:val="00151823"/>
    <w:rsid w:val="00152838"/>
    <w:rsid w:val="00153297"/>
    <w:rsid w:val="001553E6"/>
    <w:rsid w:val="00157828"/>
    <w:rsid w:val="0016090F"/>
    <w:rsid w:val="00164408"/>
    <w:rsid w:val="00165B27"/>
    <w:rsid w:val="00170BF5"/>
    <w:rsid w:val="00177561"/>
    <w:rsid w:val="00183C46"/>
    <w:rsid w:val="00183F57"/>
    <w:rsid w:val="00184F17"/>
    <w:rsid w:val="00186347"/>
    <w:rsid w:val="00186362"/>
    <w:rsid w:val="00196430"/>
    <w:rsid w:val="0019646C"/>
    <w:rsid w:val="00196DB7"/>
    <w:rsid w:val="001A0A57"/>
    <w:rsid w:val="001A4667"/>
    <w:rsid w:val="001A570A"/>
    <w:rsid w:val="001B29B8"/>
    <w:rsid w:val="001B2C38"/>
    <w:rsid w:val="001B44BF"/>
    <w:rsid w:val="001B5418"/>
    <w:rsid w:val="001B6759"/>
    <w:rsid w:val="001B6773"/>
    <w:rsid w:val="001B68A2"/>
    <w:rsid w:val="001B6DB0"/>
    <w:rsid w:val="001B75E5"/>
    <w:rsid w:val="001B7DA6"/>
    <w:rsid w:val="001C021C"/>
    <w:rsid w:val="001C276C"/>
    <w:rsid w:val="001C42B3"/>
    <w:rsid w:val="001D3DA5"/>
    <w:rsid w:val="001D562F"/>
    <w:rsid w:val="001D721D"/>
    <w:rsid w:val="001D77DE"/>
    <w:rsid w:val="001D7D0B"/>
    <w:rsid w:val="001E009A"/>
    <w:rsid w:val="001E5E91"/>
    <w:rsid w:val="001E7D9C"/>
    <w:rsid w:val="001F1746"/>
    <w:rsid w:val="001F495B"/>
    <w:rsid w:val="001F5804"/>
    <w:rsid w:val="002000EA"/>
    <w:rsid w:val="00202F67"/>
    <w:rsid w:val="00205DB9"/>
    <w:rsid w:val="00206A09"/>
    <w:rsid w:val="002106C4"/>
    <w:rsid w:val="0021240C"/>
    <w:rsid w:val="0021350F"/>
    <w:rsid w:val="002265A1"/>
    <w:rsid w:val="00226704"/>
    <w:rsid w:val="002324B9"/>
    <w:rsid w:val="00233929"/>
    <w:rsid w:val="00234F70"/>
    <w:rsid w:val="002353A2"/>
    <w:rsid w:val="00236D9E"/>
    <w:rsid w:val="00236DAD"/>
    <w:rsid w:val="00237EE6"/>
    <w:rsid w:val="0024280B"/>
    <w:rsid w:val="002460B9"/>
    <w:rsid w:val="00246A30"/>
    <w:rsid w:val="002517B5"/>
    <w:rsid w:val="002541EB"/>
    <w:rsid w:val="002561EE"/>
    <w:rsid w:val="00257369"/>
    <w:rsid w:val="002579D0"/>
    <w:rsid w:val="00261785"/>
    <w:rsid w:val="00264560"/>
    <w:rsid w:val="002674A0"/>
    <w:rsid w:val="00271519"/>
    <w:rsid w:val="002748AC"/>
    <w:rsid w:val="00276DCF"/>
    <w:rsid w:val="00276FD9"/>
    <w:rsid w:val="00280FDF"/>
    <w:rsid w:val="00290594"/>
    <w:rsid w:val="00291CCD"/>
    <w:rsid w:val="002923BF"/>
    <w:rsid w:val="002942F2"/>
    <w:rsid w:val="002948EB"/>
    <w:rsid w:val="00297742"/>
    <w:rsid w:val="00297CA4"/>
    <w:rsid w:val="002B14F6"/>
    <w:rsid w:val="002B4560"/>
    <w:rsid w:val="002B5194"/>
    <w:rsid w:val="002B6073"/>
    <w:rsid w:val="002B6FCD"/>
    <w:rsid w:val="002B7167"/>
    <w:rsid w:val="002C3683"/>
    <w:rsid w:val="002C6798"/>
    <w:rsid w:val="002C6EC9"/>
    <w:rsid w:val="002D20ED"/>
    <w:rsid w:val="002D3802"/>
    <w:rsid w:val="002D3F62"/>
    <w:rsid w:val="002D4CC0"/>
    <w:rsid w:val="002E17A7"/>
    <w:rsid w:val="002E2C2E"/>
    <w:rsid w:val="002E7FFA"/>
    <w:rsid w:val="002F076C"/>
    <w:rsid w:val="002F07A7"/>
    <w:rsid w:val="002F099E"/>
    <w:rsid w:val="002F3061"/>
    <w:rsid w:val="002F3089"/>
    <w:rsid w:val="002F3917"/>
    <w:rsid w:val="002F47CD"/>
    <w:rsid w:val="002F619A"/>
    <w:rsid w:val="002F760B"/>
    <w:rsid w:val="00302C1F"/>
    <w:rsid w:val="00306A06"/>
    <w:rsid w:val="00306EEC"/>
    <w:rsid w:val="0031098B"/>
    <w:rsid w:val="00315EA3"/>
    <w:rsid w:val="00320667"/>
    <w:rsid w:val="00321BE4"/>
    <w:rsid w:val="003220D3"/>
    <w:rsid w:val="0032241B"/>
    <w:rsid w:val="00324188"/>
    <w:rsid w:val="00325D0B"/>
    <w:rsid w:val="003301E9"/>
    <w:rsid w:val="0033139C"/>
    <w:rsid w:val="00334845"/>
    <w:rsid w:val="0033549E"/>
    <w:rsid w:val="003371C2"/>
    <w:rsid w:val="003401C0"/>
    <w:rsid w:val="003425A7"/>
    <w:rsid w:val="003447A1"/>
    <w:rsid w:val="00347E76"/>
    <w:rsid w:val="003509DA"/>
    <w:rsid w:val="00354BDB"/>
    <w:rsid w:val="00355B14"/>
    <w:rsid w:val="00360F2E"/>
    <w:rsid w:val="00362859"/>
    <w:rsid w:val="00363CA6"/>
    <w:rsid w:val="00365A2B"/>
    <w:rsid w:val="00366237"/>
    <w:rsid w:val="00366ADE"/>
    <w:rsid w:val="00370FC5"/>
    <w:rsid w:val="003754D9"/>
    <w:rsid w:val="00375ADC"/>
    <w:rsid w:val="0037682B"/>
    <w:rsid w:val="00380751"/>
    <w:rsid w:val="00380D2D"/>
    <w:rsid w:val="00382C47"/>
    <w:rsid w:val="00390E55"/>
    <w:rsid w:val="003916B8"/>
    <w:rsid w:val="00392287"/>
    <w:rsid w:val="003926DE"/>
    <w:rsid w:val="00394781"/>
    <w:rsid w:val="0039680F"/>
    <w:rsid w:val="00397803"/>
    <w:rsid w:val="003A0680"/>
    <w:rsid w:val="003A510F"/>
    <w:rsid w:val="003A5EE2"/>
    <w:rsid w:val="003A6715"/>
    <w:rsid w:val="003A6A84"/>
    <w:rsid w:val="003B2206"/>
    <w:rsid w:val="003B6E68"/>
    <w:rsid w:val="003C42FD"/>
    <w:rsid w:val="003C56F5"/>
    <w:rsid w:val="003C682C"/>
    <w:rsid w:val="003C795D"/>
    <w:rsid w:val="003D0B3C"/>
    <w:rsid w:val="003D33E5"/>
    <w:rsid w:val="003D4E9B"/>
    <w:rsid w:val="003E2B72"/>
    <w:rsid w:val="003E2E58"/>
    <w:rsid w:val="003F191B"/>
    <w:rsid w:val="003F402A"/>
    <w:rsid w:val="003F572C"/>
    <w:rsid w:val="003F6809"/>
    <w:rsid w:val="003F730F"/>
    <w:rsid w:val="0040250A"/>
    <w:rsid w:val="004038CD"/>
    <w:rsid w:val="004046C0"/>
    <w:rsid w:val="00411BF0"/>
    <w:rsid w:val="0041435A"/>
    <w:rsid w:val="004150C3"/>
    <w:rsid w:val="00423028"/>
    <w:rsid w:val="00426639"/>
    <w:rsid w:val="004328C2"/>
    <w:rsid w:val="0043428E"/>
    <w:rsid w:val="00435424"/>
    <w:rsid w:val="00437707"/>
    <w:rsid w:val="004400AA"/>
    <w:rsid w:val="00440BC4"/>
    <w:rsid w:val="0044533F"/>
    <w:rsid w:val="00447D97"/>
    <w:rsid w:val="00451A74"/>
    <w:rsid w:val="00454528"/>
    <w:rsid w:val="00461B1F"/>
    <w:rsid w:val="00463441"/>
    <w:rsid w:val="00464AEF"/>
    <w:rsid w:val="0046546F"/>
    <w:rsid w:val="00466A42"/>
    <w:rsid w:val="00466DC8"/>
    <w:rsid w:val="00467592"/>
    <w:rsid w:val="00470089"/>
    <w:rsid w:val="004713B4"/>
    <w:rsid w:val="00471400"/>
    <w:rsid w:val="00477B0D"/>
    <w:rsid w:val="004804E3"/>
    <w:rsid w:val="00482E8F"/>
    <w:rsid w:val="00484D30"/>
    <w:rsid w:val="00487B96"/>
    <w:rsid w:val="00494AF2"/>
    <w:rsid w:val="004A1FE6"/>
    <w:rsid w:val="004A4F7C"/>
    <w:rsid w:val="004A5084"/>
    <w:rsid w:val="004A71BB"/>
    <w:rsid w:val="004A7296"/>
    <w:rsid w:val="004A7B51"/>
    <w:rsid w:val="004A7BEC"/>
    <w:rsid w:val="004B080D"/>
    <w:rsid w:val="004B1925"/>
    <w:rsid w:val="004B37C8"/>
    <w:rsid w:val="004B75FB"/>
    <w:rsid w:val="004C1675"/>
    <w:rsid w:val="004C42E6"/>
    <w:rsid w:val="004C4D61"/>
    <w:rsid w:val="004C544D"/>
    <w:rsid w:val="004C5A83"/>
    <w:rsid w:val="004C65D4"/>
    <w:rsid w:val="004C7F3D"/>
    <w:rsid w:val="004D4E37"/>
    <w:rsid w:val="004D6D22"/>
    <w:rsid w:val="004D75D7"/>
    <w:rsid w:val="004E0B25"/>
    <w:rsid w:val="004E3AB4"/>
    <w:rsid w:val="004E4B18"/>
    <w:rsid w:val="004E571B"/>
    <w:rsid w:val="004F0731"/>
    <w:rsid w:val="004F619F"/>
    <w:rsid w:val="004F69DF"/>
    <w:rsid w:val="004F6B5D"/>
    <w:rsid w:val="005004FB"/>
    <w:rsid w:val="00500F82"/>
    <w:rsid w:val="00501F27"/>
    <w:rsid w:val="00503087"/>
    <w:rsid w:val="0050364E"/>
    <w:rsid w:val="005049AF"/>
    <w:rsid w:val="00504D16"/>
    <w:rsid w:val="00505866"/>
    <w:rsid w:val="00507754"/>
    <w:rsid w:val="00514380"/>
    <w:rsid w:val="005143D7"/>
    <w:rsid w:val="00515C97"/>
    <w:rsid w:val="005208A4"/>
    <w:rsid w:val="00521AD6"/>
    <w:rsid w:val="005228D1"/>
    <w:rsid w:val="0052537F"/>
    <w:rsid w:val="00526C94"/>
    <w:rsid w:val="005303B4"/>
    <w:rsid w:val="00530E6E"/>
    <w:rsid w:val="005338F8"/>
    <w:rsid w:val="00535FAF"/>
    <w:rsid w:val="00536956"/>
    <w:rsid w:val="005401FD"/>
    <w:rsid w:val="00542AC3"/>
    <w:rsid w:val="0054364F"/>
    <w:rsid w:val="00545DE5"/>
    <w:rsid w:val="00546F60"/>
    <w:rsid w:val="005503E8"/>
    <w:rsid w:val="00551732"/>
    <w:rsid w:val="005537AE"/>
    <w:rsid w:val="00553AAB"/>
    <w:rsid w:val="00554F1B"/>
    <w:rsid w:val="005556E4"/>
    <w:rsid w:val="00555B41"/>
    <w:rsid w:val="00563221"/>
    <w:rsid w:val="00564B16"/>
    <w:rsid w:val="00567491"/>
    <w:rsid w:val="00570F57"/>
    <w:rsid w:val="0057151E"/>
    <w:rsid w:val="00575822"/>
    <w:rsid w:val="005761AB"/>
    <w:rsid w:val="00576B86"/>
    <w:rsid w:val="00577031"/>
    <w:rsid w:val="00581814"/>
    <w:rsid w:val="00582CC1"/>
    <w:rsid w:val="00583B25"/>
    <w:rsid w:val="00587F44"/>
    <w:rsid w:val="005950D7"/>
    <w:rsid w:val="005958B3"/>
    <w:rsid w:val="005A2247"/>
    <w:rsid w:val="005A2F8B"/>
    <w:rsid w:val="005A682B"/>
    <w:rsid w:val="005B297F"/>
    <w:rsid w:val="005B43CC"/>
    <w:rsid w:val="005B47EE"/>
    <w:rsid w:val="005B7953"/>
    <w:rsid w:val="005C12A6"/>
    <w:rsid w:val="005C2274"/>
    <w:rsid w:val="005C5FC7"/>
    <w:rsid w:val="005C6A64"/>
    <w:rsid w:val="005E037E"/>
    <w:rsid w:val="005E11FB"/>
    <w:rsid w:val="005E3C6E"/>
    <w:rsid w:val="005F023F"/>
    <w:rsid w:val="005F1C3C"/>
    <w:rsid w:val="005F39B5"/>
    <w:rsid w:val="005F76B8"/>
    <w:rsid w:val="00600F19"/>
    <w:rsid w:val="00603C55"/>
    <w:rsid w:val="00604BDE"/>
    <w:rsid w:val="00604D95"/>
    <w:rsid w:val="00606E8C"/>
    <w:rsid w:val="006106DD"/>
    <w:rsid w:val="0061170F"/>
    <w:rsid w:val="00612A3D"/>
    <w:rsid w:val="006133FF"/>
    <w:rsid w:val="00614EAC"/>
    <w:rsid w:val="00615A2A"/>
    <w:rsid w:val="00616576"/>
    <w:rsid w:val="006177EF"/>
    <w:rsid w:val="006253CE"/>
    <w:rsid w:val="00625A06"/>
    <w:rsid w:val="0062621A"/>
    <w:rsid w:val="0062624A"/>
    <w:rsid w:val="00626301"/>
    <w:rsid w:val="00626A6E"/>
    <w:rsid w:val="00627D8D"/>
    <w:rsid w:val="006316E2"/>
    <w:rsid w:val="0063347C"/>
    <w:rsid w:val="00634057"/>
    <w:rsid w:val="0063479C"/>
    <w:rsid w:val="00640EB2"/>
    <w:rsid w:val="00641474"/>
    <w:rsid w:val="0064568D"/>
    <w:rsid w:val="00652372"/>
    <w:rsid w:val="006528E3"/>
    <w:rsid w:val="0066233A"/>
    <w:rsid w:val="006638F2"/>
    <w:rsid w:val="00664BA2"/>
    <w:rsid w:val="006677E7"/>
    <w:rsid w:val="00667900"/>
    <w:rsid w:val="00667983"/>
    <w:rsid w:val="006738EF"/>
    <w:rsid w:val="00677A2A"/>
    <w:rsid w:val="00684D61"/>
    <w:rsid w:val="00685CE0"/>
    <w:rsid w:val="00691A5A"/>
    <w:rsid w:val="006971AC"/>
    <w:rsid w:val="006A13F4"/>
    <w:rsid w:val="006A2171"/>
    <w:rsid w:val="006A3A51"/>
    <w:rsid w:val="006A526D"/>
    <w:rsid w:val="006A6E77"/>
    <w:rsid w:val="006C0993"/>
    <w:rsid w:val="006C19F3"/>
    <w:rsid w:val="006C407D"/>
    <w:rsid w:val="006C6E46"/>
    <w:rsid w:val="006D0D73"/>
    <w:rsid w:val="006D133D"/>
    <w:rsid w:val="006D4C7C"/>
    <w:rsid w:val="006D6DB2"/>
    <w:rsid w:val="006E00AC"/>
    <w:rsid w:val="006F1CA6"/>
    <w:rsid w:val="006F1EE4"/>
    <w:rsid w:val="006F63EB"/>
    <w:rsid w:val="006F71FC"/>
    <w:rsid w:val="00705644"/>
    <w:rsid w:val="00706B9A"/>
    <w:rsid w:val="00712728"/>
    <w:rsid w:val="00716275"/>
    <w:rsid w:val="00720868"/>
    <w:rsid w:val="0072177B"/>
    <w:rsid w:val="00722719"/>
    <w:rsid w:val="0073175E"/>
    <w:rsid w:val="00731EEE"/>
    <w:rsid w:val="0073232C"/>
    <w:rsid w:val="0073411C"/>
    <w:rsid w:val="007360B9"/>
    <w:rsid w:val="00744FC3"/>
    <w:rsid w:val="0075018F"/>
    <w:rsid w:val="0075515B"/>
    <w:rsid w:val="007558DC"/>
    <w:rsid w:val="0075682C"/>
    <w:rsid w:val="00757C1F"/>
    <w:rsid w:val="007606A8"/>
    <w:rsid w:val="0076241F"/>
    <w:rsid w:val="0076414E"/>
    <w:rsid w:val="0076562C"/>
    <w:rsid w:val="00765D09"/>
    <w:rsid w:val="007665A6"/>
    <w:rsid w:val="00783968"/>
    <w:rsid w:val="00784D7C"/>
    <w:rsid w:val="00786304"/>
    <w:rsid w:val="00797323"/>
    <w:rsid w:val="007A234A"/>
    <w:rsid w:val="007A6D06"/>
    <w:rsid w:val="007B0857"/>
    <w:rsid w:val="007B38CF"/>
    <w:rsid w:val="007B57C0"/>
    <w:rsid w:val="007B58DF"/>
    <w:rsid w:val="007B60A2"/>
    <w:rsid w:val="007C0450"/>
    <w:rsid w:val="007C1676"/>
    <w:rsid w:val="007C2C1A"/>
    <w:rsid w:val="007C3877"/>
    <w:rsid w:val="007C3CA2"/>
    <w:rsid w:val="007C5352"/>
    <w:rsid w:val="007D4E1A"/>
    <w:rsid w:val="007D4F2B"/>
    <w:rsid w:val="007E2F9A"/>
    <w:rsid w:val="007E41E5"/>
    <w:rsid w:val="007E58DE"/>
    <w:rsid w:val="007F2C2A"/>
    <w:rsid w:val="007F6EE5"/>
    <w:rsid w:val="007F765C"/>
    <w:rsid w:val="00800600"/>
    <w:rsid w:val="008045DE"/>
    <w:rsid w:val="00806585"/>
    <w:rsid w:val="00814199"/>
    <w:rsid w:val="00816044"/>
    <w:rsid w:val="0081642D"/>
    <w:rsid w:val="008177F0"/>
    <w:rsid w:val="00820AD6"/>
    <w:rsid w:val="00820C94"/>
    <w:rsid w:val="008220D3"/>
    <w:rsid w:val="0082325A"/>
    <w:rsid w:val="0082538C"/>
    <w:rsid w:val="00827477"/>
    <w:rsid w:val="00832BDE"/>
    <w:rsid w:val="0083498C"/>
    <w:rsid w:val="008401D6"/>
    <w:rsid w:val="008406DD"/>
    <w:rsid w:val="0084213E"/>
    <w:rsid w:val="00843B62"/>
    <w:rsid w:val="00844B95"/>
    <w:rsid w:val="00846EC8"/>
    <w:rsid w:val="008506E6"/>
    <w:rsid w:val="00851359"/>
    <w:rsid w:val="008520AD"/>
    <w:rsid w:val="00854588"/>
    <w:rsid w:val="00854B4C"/>
    <w:rsid w:val="008602B4"/>
    <w:rsid w:val="00861387"/>
    <w:rsid w:val="00866EE3"/>
    <w:rsid w:val="008710AF"/>
    <w:rsid w:val="008719B0"/>
    <w:rsid w:val="0087481A"/>
    <w:rsid w:val="00881DC7"/>
    <w:rsid w:val="00882EDA"/>
    <w:rsid w:val="00884E75"/>
    <w:rsid w:val="00884EC0"/>
    <w:rsid w:val="00885F17"/>
    <w:rsid w:val="00886455"/>
    <w:rsid w:val="00887D2D"/>
    <w:rsid w:val="00890880"/>
    <w:rsid w:val="00891217"/>
    <w:rsid w:val="00891D82"/>
    <w:rsid w:val="00897F35"/>
    <w:rsid w:val="008A0D70"/>
    <w:rsid w:val="008A1A96"/>
    <w:rsid w:val="008A2DA4"/>
    <w:rsid w:val="008A773C"/>
    <w:rsid w:val="008A7C93"/>
    <w:rsid w:val="008B001E"/>
    <w:rsid w:val="008B4491"/>
    <w:rsid w:val="008B49BA"/>
    <w:rsid w:val="008C43EA"/>
    <w:rsid w:val="008C71D7"/>
    <w:rsid w:val="008C7923"/>
    <w:rsid w:val="008C7DBE"/>
    <w:rsid w:val="008D4347"/>
    <w:rsid w:val="008D475A"/>
    <w:rsid w:val="008D6E5D"/>
    <w:rsid w:val="008E0994"/>
    <w:rsid w:val="008E0B7D"/>
    <w:rsid w:val="008E4719"/>
    <w:rsid w:val="008E47F8"/>
    <w:rsid w:val="008E4E79"/>
    <w:rsid w:val="008E766A"/>
    <w:rsid w:val="008E7847"/>
    <w:rsid w:val="008F2745"/>
    <w:rsid w:val="008F3793"/>
    <w:rsid w:val="008F4B7C"/>
    <w:rsid w:val="008F75CA"/>
    <w:rsid w:val="008F7C8F"/>
    <w:rsid w:val="00905636"/>
    <w:rsid w:val="00906674"/>
    <w:rsid w:val="00917C50"/>
    <w:rsid w:val="00920770"/>
    <w:rsid w:val="009248BA"/>
    <w:rsid w:val="009261C6"/>
    <w:rsid w:val="0092695F"/>
    <w:rsid w:val="00926C6A"/>
    <w:rsid w:val="00927CC0"/>
    <w:rsid w:val="009318F3"/>
    <w:rsid w:val="00932C90"/>
    <w:rsid w:val="00935EA9"/>
    <w:rsid w:val="009429CE"/>
    <w:rsid w:val="00945AF9"/>
    <w:rsid w:val="00945CAF"/>
    <w:rsid w:val="00945EDD"/>
    <w:rsid w:val="009478DA"/>
    <w:rsid w:val="00950152"/>
    <w:rsid w:val="0095053C"/>
    <w:rsid w:val="009507C6"/>
    <w:rsid w:val="0095182F"/>
    <w:rsid w:val="00954941"/>
    <w:rsid w:val="0095742B"/>
    <w:rsid w:val="009616CD"/>
    <w:rsid w:val="00965F2E"/>
    <w:rsid w:val="00970CFF"/>
    <w:rsid w:val="00972646"/>
    <w:rsid w:val="009733B9"/>
    <w:rsid w:val="00977033"/>
    <w:rsid w:val="00981A2D"/>
    <w:rsid w:val="00981D8E"/>
    <w:rsid w:val="009835C6"/>
    <w:rsid w:val="00983AE5"/>
    <w:rsid w:val="0098521C"/>
    <w:rsid w:val="00985225"/>
    <w:rsid w:val="0098748A"/>
    <w:rsid w:val="00993EAC"/>
    <w:rsid w:val="009957FA"/>
    <w:rsid w:val="00996599"/>
    <w:rsid w:val="0099776E"/>
    <w:rsid w:val="009A01F3"/>
    <w:rsid w:val="009A0E5E"/>
    <w:rsid w:val="009A4A25"/>
    <w:rsid w:val="009A6452"/>
    <w:rsid w:val="009A7B90"/>
    <w:rsid w:val="009B00CD"/>
    <w:rsid w:val="009B0822"/>
    <w:rsid w:val="009B3EAE"/>
    <w:rsid w:val="009C0BFA"/>
    <w:rsid w:val="009C0F3C"/>
    <w:rsid w:val="009C37AE"/>
    <w:rsid w:val="009D1292"/>
    <w:rsid w:val="009D56AD"/>
    <w:rsid w:val="009D7728"/>
    <w:rsid w:val="009E2226"/>
    <w:rsid w:val="009F0E96"/>
    <w:rsid w:val="009F128E"/>
    <w:rsid w:val="009F176A"/>
    <w:rsid w:val="009F36AA"/>
    <w:rsid w:val="00A031C1"/>
    <w:rsid w:val="00A0327D"/>
    <w:rsid w:val="00A06731"/>
    <w:rsid w:val="00A10254"/>
    <w:rsid w:val="00A10EBF"/>
    <w:rsid w:val="00A1155C"/>
    <w:rsid w:val="00A126B1"/>
    <w:rsid w:val="00A136F7"/>
    <w:rsid w:val="00A141B5"/>
    <w:rsid w:val="00A144CD"/>
    <w:rsid w:val="00A16B78"/>
    <w:rsid w:val="00A172F2"/>
    <w:rsid w:val="00A2061D"/>
    <w:rsid w:val="00A211F4"/>
    <w:rsid w:val="00A26EB4"/>
    <w:rsid w:val="00A26F94"/>
    <w:rsid w:val="00A27549"/>
    <w:rsid w:val="00A32179"/>
    <w:rsid w:val="00A32581"/>
    <w:rsid w:val="00A34B10"/>
    <w:rsid w:val="00A425F2"/>
    <w:rsid w:val="00A52144"/>
    <w:rsid w:val="00A53A8E"/>
    <w:rsid w:val="00A5451F"/>
    <w:rsid w:val="00A6462F"/>
    <w:rsid w:val="00A6507F"/>
    <w:rsid w:val="00A65FD9"/>
    <w:rsid w:val="00A74067"/>
    <w:rsid w:val="00A74E65"/>
    <w:rsid w:val="00A74FD6"/>
    <w:rsid w:val="00A76099"/>
    <w:rsid w:val="00A764EF"/>
    <w:rsid w:val="00A7653B"/>
    <w:rsid w:val="00A81C8A"/>
    <w:rsid w:val="00A83817"/>
    <w:rsid w:val="00A84221"/>
    <w:rsid w:val="00A873E1"/>
    <w:rsid w:val="00A93956"/>
    <w:rsid w:val="00A94A83"/>
    <w:rsid w:val="00A94C90"/>
    <w:rsid w:val="00A951CA"/>
    <w:rsid w:val="00AA6329"/>
    <w:rsid w:val="00AB060F"/>
    <w:rsid w:val="00AB12D1"/>
    <w:rsid w:val="00AB660F"/>
    <w:rsid w:val="00AC1232"/>
    <w:rsid w:val="00AC228E"/>
    <w:rsid w:val="00AC5927"/>
    <w:rsid w:val="00AC723F"/>
    <w:rsid w:val="00AD099C"/>
    <w:rsid w:val="00AD2098"/>
    <w:rsid w:val="00AD288A"/>
    <w:rsid w:val="00AD3385"/>
    <w:rsid w:val="00AD5A95"/>
    <w:rsid w:val="00AD78DD"/>
    <w:rsid w:val="00AE0A53"/>
    <w:rsid w:val="00AE5AF6"/>
    <w:rsid w:val="00AE6181"/>
    <w:rsid w:val="00AE743E"/>
    <w:rsid w:val="00AE78AF"/>
    <w:rsid w:val="00AF2632"/>
    <w:rsid w:val="00AF3F17"/>
    <w:rsid w:val="00AF5593"/>
    <w:rsid w:val="00AF785F"/>
    <w:rsid w:val="00B005B6"/>
    <w:rsid w:val="00B018EF"/>
    <w:rsid w:val="00B03324"/>
    <w:rsid w:val="00B034F2"/>
    <w:rsid w:val="00B059D4"/>
    <w:rsid w:val="00B07E6C"/>
    <w:rsid w:val="00B11430"/>
    <w:rsid w:val="00B12DCF"/>
    <w:rsid w:val="00B14E0A"/>
    <w:rsid w:val="00B14E8D"/>
    <w:rsid w:val="00B233B7"/>
    <w:rsid w:val="00B237D4"/>
    <w:rsid w:val="00B26251"/>
    <w:rsid w:val="00B277B8"/>
    <w:rsid w:val="00B27850"/>
    <w:rsid w:val="00B30504"/>
    <w:rsid w:val="00B3163C"/>
    <w:rsid w:val="00B352C0"/>
    <w:rsid w:val="00B358B9"/>
    <w:rsid w:val="00B37C46"/>
    <w:rsid w:val="00B5040E"/>
    <w:rsid w:val="00B61A5E"/>
    <w:rsid w:val="00B62D2C"/>
    <w:rsid w:val="00B63F14"/>
    <w:rsid w:val="00B63F6D"/>
    <w:rsid w:val="00B65AF9"/>
    <w:rsid w:val="00B7080D"/>
    <w:rsid w:val="00B71292"/>
    <w:rsid w:val="00B74FC3"/>
    <w:rsid w:val="00B76C5C"/>
    <w:rsid w:val="00B77E4C"/>
    <w:rsid w:val="00B826B1"/>
    <w:rsid w:val="00B829D4"/>
    <w:rsid w:val="00B84539"/>
    <w:rsid w:val="00B87342"/>
    <w:rsid w:val="00B8757D"/>
    <w:rsid w:val="00B9302E"/>
    <w:rsid w:val="00B96E36"/>
    <w:rsid w:val="00BB0F3C"/>
    <w:rsid w:val="00BB51E6"/>
    <w:rsid w:val="00BB7322"/>
    <w:rsid w:val="00BC36D7"/>
    <w:rsid w:val="00BC507F"/>
    <w:rsid w:val="00BC6F2C"/>
    <w:rsid w:val="00BD3F5F"/>
    <w:rsid w:val="00BD5720"/>
    <w:rsid w:val="00BE012F"/>
    <w:rsid w:val="00BE13C0"/>
    <w:rsid w:val="00BE34A6"/>
    <w:rsid w:val="00BE746E"/>
    <w:rsid w:val="00BF05E8"/>
    <w:rsid w:val="00BF1A9C"/>
    <w:rsid w:val="00BF2282"/>
    <w:rsid w:val="00BF3D66"/>
    <w:rsid w:val="00BF40D7"/>
    <w:rsid w:val="00BF4C0F"/>
    <w:rsid w:val="00C00F05"/>
    <w:rsid w:val="00C06E5E"/>
    <w:rsid w:val="00C10440"/>
    <w:rsid w:val="00C15103"/>
    <w:rsid w:val="00C15979"/>
    <w:rsid w:val="00C16743"/>
    <w:rsid w:val="00C23950"/>
    <w:rsid w:val="00C26345"/>
    <w:rsid w:val="00C34226"/>
    <w:rsid w:val="00C357EF"/>
    <w:rsid w:val="00C42D30"/>
    <w:rsid w:val="00C45BCC"/>
    <w:rsid w:val="00C52C0E"/>
    <w:rsid w:val="00C52C7E"/>
    <w:rsid w:val="00C65FA6"/>
    <w:rsid w:val="00C6661E"/>
    <w:rsid w:val="00C7756B"/>
    <w:rsid w:val="00C77573"/>
    <w:rsid w:val="00C818E8"/>
    <w:rsid w:val="00C8262F"/>
    <w:rsid w:val="00C839A8"/>
    <w:rsid w:val="00C904A7"/>
    <w:rsid w:val="00C9082D"/>
    <w:rsid w:val="00C92190"/>
    <w:rsid w:val="00C93612"/>
    <w:rsid w:val="00CA6437"/>
    <w:rsid w:val="00CB0AA0"/>
    <w:rsid w:val="00CB0B83"/>
    <w:rsid w:val="00CB106C"/>
    <w:rsid w:val="00CB5508"/>
    <w:rsid w:val="00CB6485"/>
    <w:rsid w:val="00CC015E"/>
    <w:rsid w:val="00CC0BCA"/>
    <w:rsid w:val="00CC35BC"/>
    <w:rsid w:val="00CC371C"/>
    <w:rsid w:val="00CC571E"/>
    <w:rsid w:val="00CC5A64"/>
    <w:rsid w:val="00CC5C3D"/>
    <w:rsid w:val="00CD0D48"/>
    <w:rsid w:val="00CD21B8"/>
    <w:rsid w:val="00CD605F"/>
    <w:rsid w:val="00CE4D13"/>
    <w:rsid w:val="00CF2EF6"/>
    <w:rsid w:val="00CF60A9"/>
    <w:rsid w:val="00CF7CF5"/>
    <w:rsid w:val="00D02A1A"/>
    <w:rsid w:val="00D033AF"/>
    <w:rsid w:val="00D03F92"/>
    <w:rsid w:val="00D03FCA"/>
    <w:rsid w:val="00D15E88"/>
    <w:rsid w:val="00D164F4"/>
    <w:rsid w:val="00D20851"/>
    <w:rsid w:val="00D2162B"/>
    <w:rsid w:val="00D21FFF"/>
    <w:rsid w:val="00D2494D"/>
    <w:rsid w:val="00D25A7A"/>
    <w:rsid w:val="00D27C44"/>
    <w:rsid w:val="00D33CA7"/>
    <w:rsid w:val="00D367B5"/>
    <w:rsid w:val="00D378B5"/>
    <w:rsid w:val="00D37F7F"/>
    <w:rsid w:val="00D417B5"/>
    <w:rsid w:val="00D417E8"/>
    <w:rsid w:val="00D425E3"/>
    <w:rsid w:val="00D43749"/>
    <w:rsid w:val="00D45135"/>
    <w:rsid w:val="00D45280"/>
    <w:rsid w:val="00D46026"/>
    <w:rsid w:val="00D4733C"/>
    <w:rsid w:val="00D50C63"/>
    <w:rsid w:val="00D52DBB"/>
    <w:rsid w:val="00D5413F"/>
    <w:rsid w:val="00D60BC8"/>
    <w:rsid w:val="00D62039"/>
    <w:rsid w:val="00D65898"/>
    <w:rsid w:val="00D659E4"/>
    <w:rsid w:val="00D667F7"/>
    <w:rsid w:val="00D67C82"/>
    <w:rsid w:val="00D77742"/>
    <w:rsid w:val="00D8080D"/>
    <w:rsid w:val="00D85D7C"/>
    <w:rsid w:val="00D91FE9"/>
    <w:rsid w:val="00D976B4"/>
    <w:rsid w:val="00D97D1E"/>
    <w:rsid w:val="00D97D80"/>
    <w:rsid w:val="00DA40FB"/>
    <w:rsid w:val="00DA59A1"/>
    <w:rsid w:val="00DA6DAD"/>
    <w:rsid w:val="00DA6E81"/>
    <w:rsid w:val="00DA72AC"/>
    <w:rsid w:val="00DB0FFC"/>
    <w:rsid w:val="00DB5543"/>
    <w:rsid w:val="00DC2296"/>
    <w:rsid w:val="00DC2772"/>
    <w:rsid w:val="00DC5BE3"/>
    <w:rsid w:val="00DC6073"/>
    <w:rsid w:val="00DC7585"/>
    <w:rsid w:val="00DC78CC"/>
    <w:rsid w:val="00DC7B22"/>
    <w:rsid w:val="00DD04D1"/>
    <w:rsid w:val="00DD0EE0"/>
    <w:rsid w:val="00DD2B1A"/>
    <w:rsid w:val="00DD3DAE"/>
    <w:rsid w:val="00DD711A"/>
    <w:rsid w:val="00DE02E0"/>
    <w:rsid w:val="00DE0C38"/>
    <w:rsid w:val="00DE1D81"/>
    <w:rsid w:val="00DE3273"/>
    <w:rsid w:val="00DE7CD5"/>
    <w:rsid w:val="00DF008E"/>
    <w:rsid w:val="00DF434C"/>
    <w:rsid w:val="00E041BE"/>
    <w:rsid w:val="00E052D5"/>
    <w:rsid w:val="00E07ACB"/>
    <w:rsid w:val="00E1137A"/>
    <w:rsid w:val="00E137C1"/>
    <w:rsid w:val="00E1428B"/>
    <w:rsid w:val="00E14C00"/>
    <w:rsid w:val="00E21923"/>
    <w:rsid w:val="00E24CB5"/>
    <w:rsid w:val="00E258ED"/>
    <w:rsid w:val="00E317B7"/>
    <w:rsid w:val="00E33452"/>
    <w:rsid w:val="00E34249"/>
    <w:rsid w:val="00E37279"/>
    <w:rsid w:val="00E37C12"/>
    <w:rsid w:val="00E40DA1"/>
    <w:rsid w:val="00E43DA7"/>
    <w:rsid w:val="00E45E3A"/>
    <w:rsid w:val="00E54806"/>
    <w:rsid w:val="00E56371"/>
    <w:rsid w:val="00E60397"/>
    <w:rsid w:val="00E60CB9"/>
    <w:rsid w:val="00E62691"/>
    <w:rsid w:val="00E64F8C"/>
    <w:rsid w:val="00E67160"/>
    <w:rsid w:val="00E70DA4"/>
    <w:rsid w:val="00E77551"/>
    <w:rsid w:val="00E81B70"/>
    <w:rsid w:val="00E81DED"/>
    <w:rsid w:val="00E82DBE"/>
    <w:rsid w:val="00E8371D"/>
    <w:rsid w:val="00E858B2"/>
    <w:rsid w:val="00E86CE4"/>
    <w:rsid w:val="00E87CFB"/>
    <w:rsid w:val="00E87D1E"/>
    <w:rsid w:val="00E91179"/>
    <w:rsid w:val="00E939BB"/>
    <w:rsid w:val="00E954D1"/>
    <w:rsid w:val="00EA6D86"/>
    <w:rsid w:val="00EA7B05"/>
    <w:rsid w:val="00EB2D24"/>
    <w:rsid w:val="00EB6276"/>
    <w:rsid w:val="00EB7876"/>
    <w:rsid w:val="00EB7EAD"/>
    <w:rsid w:val="00EB7F47"/>
    <w:rsid w:val="00EC004F"/>
    <w:rsid w:val="00EC12FA"/>
    <w:rsid w:val="00EC1640"/>
    <w:rsid w:val="00EC5C2D"/>
    <w:rsid w:val="00EC5FDC"/>
    <w:rsid w:val="00EC7D26"/>
    <w:rsid w:val="00ED2EFE"/>
    <w:rsid w:val="00ED3DDC"/>
    <w:rsid w:val="00ED4D35"/>
    <w:rsid w:val="00ED5ECC"/>
    <w:rsid w:val="00EE25CC"/>
    <w:rsid w:val="00EE2D5B"/>
    <w:rsid w:val="00EE3668"/>
    <w:rsid w:val="00EE4108"/>
    <w:rsid w:val="00EE5C0D"/>
    <w:rsid w:val="00EF0CF1"/>
    <w:rsid w:val="00EF3EEA"/>
    <w:rsid w:val="00F00958"/>
    <w:rsid w:val="00F03F5A"/>
    <w:rsid w:val="00F04097"/>
    <w:rsid w:val="00F04173"/>
    <w:rsid w:val="00F05A8F"/>
    <w:rsid w:val="00F05D05"/>
    <w:rsid w:val="00F06C0E"/>
    <w:rsid w:val="00F078E3"/>
    <w:rsid w:val="00F12B8F"/>
    <w:rsid w:val="00F13B6C"/>
    <w:rsid w:val="00F14140"/>
    <w:rsid w:val="00F14728"/>
    <w:rsid w:val="00F17DD2"/>
    <w:rsid w:val="00F20420"/>
    <w:rsid w:val="00F23C14"/>
    <w:rsid w:val="00F23CDE"/>
    <w:rsid w:val="00F32076"/>
    <w:rsid w:val="00F37392"/>
    <w:rsid w:val="00F37F37"/>
    <w:rsid w:val="00F4567D"/>
    <w:rsid w:val="00F50FE9"/>
    <w:rsid w:val="00F51ED6"/>
    <w:rsid w:val="00F539B9"/>
    <w:rsid w:val="00F56C29"/>
    <w:rsid w:val="00F572B3"/>
    <w:rsid w:val="00F60AA2"/>
    <w:rsid w:val="00F61F61"/>
    <w:rsid w:val="00F65309"/>
    <w:rsid w:val="00F667BD"/>
    <w:rsid w:val="00F66801"/>
    <w:rsid w:val="00F66BE0"/>
    <w:rsid w:val="00F66C99"/>
    <w:rsid w:val="00F713B9"/>
    <w:rsid w:val="00F74033"/>
    <w:rsid w:val="00F75B78"/>
    <w:rsid w:val="00F77323"/>
    <w:rsid w:val="00F81849"/>
    <w:rsid w:val="00F83081"/>
    <w:rsid w:val="00F83DE6"/>
    <w:rsid w:val="00F846D9"/>
    <w:rsid w:val="00F864CC"/>
    <w:rsid w:val="00F93081"/>
    <w:rsid w:val="00F93AC9"/>
    <w:rsid w:val="00FA205D"/>
    <w:rsid w:val="00FA2EAA"/>
    <w:rsid w:val="00FA453E"/>
    <w:rsid w:val="00FA523F"/>
    <w:rsid w:val="00FA6B7B"/>
    <w:rsid w:val="00FA6CAD"/>
    <w:rsid w:val="00FA7296"/>
    <w:rsid w:val="00FB0226"/>
    <w:rsid w:val="00FB2E4D"/>
    <w:rsid w:val="00FC3179"/>
    <w:rsid w:val="00FC333C"/>
    <w:rsid w:val="00FC3964"/>
    <w:rsid w:val="00FC4E60"/>
    <w:rsid w:val="00FC63B6"/>
    <w:rsid w:val="00FD1B0A"/>
    <w:rsid w:val="00FD1CE8"/>
    <w:rsid w:val="00FD26E0"/>
    <w:rsid w:val="00FD4DCC"/>
    <w:rsid w:val="00FD521A"/>
    <w:rsid w:val="00FD6236"/>
    <w:rsid w:val="00FD7629"/>
    <w:rsid w:val="00FE5256"/>
    <w:rsid w:val="00FE5D46"/>
    <w:rsid w:val="00FE65B0"/>
    <w:rsid w:val="00FF1AE3"/>
    <w:rsid w:val="00FF2855"/>
    <w:rsid w:val="00FF360A"/>
    <w:rsid w:val="0108C46C"/>
    <w:rsid w:val="01A6EFCC"/>
    <w:rsid w:val="01A94E8C"/>
    <w:rsid w:val="031E234E"/>
    <w:rsid w:val="0668F556"/>
    <w:rsid w:val="0E18D5B8"/>
    <w:rsid w:val="0FA5E0BF"/>
    <w:rsid w:val="10F92054"/>
    <w:rsid w:val="14ED7706"/>
    <w:rsid w:val="1528597F"/>
    <w:rsid w:val="16A2CFA9"/>
    <w:rsid w:val="16CA5F4D"/>
    <w:rsid w:val="16ED80BB"/>
    <w:rsid w:val="17BDBBBF"/>
    <w:rsid w:val="17F21787"/>
    <w:rsid w:val="187A7941"/>
    <w:rsid w:val="1CDE7D97"/>
    <w:rsid w:val="1DCCA320"/>
    <w:rsid w:val="1F51DB27"/>
    <w:rsid w:val="1F75C71B"/>
    <w:rsid w:val="1F9CD014"/>
    <w:rsid w:val="20E0F9F5"/>
    <w:rsid w:val="23079D37"/>
    <w:rsid w:val="2532FB34"/>
    <w:rsid w:val="26082BC6"/>
    <w:rsid w:val="26101471"/>
    <w:rsid w:val="27B65303"/>
    <w:rsid w:val="283C4DB6"/>
    <w:rsid w:val="28EF94EF"/>
    <w:rsid w:val="2B6919BD"/>
    <w:rsid w:val="2BEBB64E"/>
    <w:rsid w:val="2D6E0F38"/>
    <w:rsid w:val="2D9DECD7"/>
    <w:rsid w:val="2DD74FB8"/>
    <w:rsid w:val="2E2A4C8E"/>
    <w:rsid w:val="2E4D5185"/>
    <w:rsid w:val="2F16B39C"/>
    <w:rsid w:val="31CA384C"/>
    <w:rsid w:val="33A0B3D9"/>
    <w:rsid w:val="34941F28"/>
    <w:rsid w:val="34C04B02"/>
    <w:rsid w:val="34FB8863"/>
    <w:rsid w:val="356DFCEA"/>
    <w:rsid w:val="3A45CD05"/>
    <w:rsid w:val="3A93B586"/>
    <w:rsid w:val="3B3DCE5A"/>
    <w:rsid w:val="3B56323F"/>
    <w:rsid w:val="3CBA208C"/>
    <w:rsid w:val="4024442D"/>
    <w:rsid w:val="4064114F"/>
    <w:rsid w:val="406E3E6C"/>
    <w:rsid w:val="41A74496"/>
    <w:rsid w:val="42E6C6C9"/>
    <w:rsid w:val="4465E465"/>
    <w:rsid w:val="4517A7A2"/>
    <w:rsid w:val="4679F36A"/>
    <w:rsid w:val="4B63A65B"/>
    <w:rsid w:val="4F57386C"/>
    <w:rsid w:val="503709B5"/>
    <w:rsid w:val="51AD7338"/>
    <w:rsid w:val="52082A38"/>
    <w:rsid w:val="52AB242F"/>
    <w:rsid w:val="54225193"/>
    <w:rsid w:val="5430C571"/>
    <w:rsid w:val="544F3116"/>
    <w:rsid w:val="5514DDC2"/>
    <w:rsid w:val="5556C5FA"/>
    <w:rsid w:val="55EE4E63"/>
    <w:rsid w:val="5A572508"/>
    <w:rsid w:val="5BCEC329"/>
    <w:rsid w:val="5D1974DC"/>
    <w:rsid w:val="5DFBD2C9"/>
    <w:rsid w:val="5E8D2059"/>
    <w:rsid w:val="5FFB513E"/>
    <w:rsid w:val="600673CD"/>
    <w:rsid w:val="63BC44AB"/>
    <w:rsid w:val="66793121"/>
    <w:rsid w:val="66947042"/>
    <w:rsid w:val="67BFBDB0"/>
    <w:rsid w:val="684041DA"/>
    <w:rsid w:val="68D4EE93"/>
    <w:rsid w:val="691BC964"/>
    <w:rsid w:val="6CA7F805"/>
    <w:rsid w:val="6D0E27AD"/>
    <w:rsid w:val="6E1884C6"/>
    <w:rsid w:val="71BA41DF"/>
    <w:rsid w:val="72308F29"/>
    <w:rsid w:val="7268E535"/>
    <w:rsid w:val="7338F6F7"/>
    <w:rsid w:val="73889295"/>
    <w:rsid w:val="73C805D7"/>
    <w:rsid w:val="74E27965"/>
    <w:rsid w:val="75DEE4D6"/>
    <w:rsid w:val="76B7A8A0"/>
    <w:rsid w:val="7759DB5E"/>
    <w:rsid w:val="795E7B69"/>
    <w:rsid w:val="79FB3A5D"/>
    <w:rsid w:val="7BFD108C"/>
    <w:rsid w:val="7D835CCD"/>
    <w:rsid w:val="7E51F0CE"/>
    <w:rsid w:val="7F122528"/>
    <w:rsid w:val="7F1C4A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DEF23"/>
  <w15:chartTrackingRefBased/>
  <w15:docId w15:val="{CC7DBFF7-471C-48F3-8F5D-6BA72C8BF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C1F"/>
    <w:pPr>
      <w:spacing w:line="279" w:lineRule="auto"/>
    </w:pPr>
    <w:rPr>
      <w:rFonts w:eastAsiaTheme="minorEastAsia"/>
      <w:sz w:val="24"/>
      <w:szCs w:val="24"/>
      <w:lang w:eastAsia="ja-JP"/>
    </w:rPr>
  </w:style>
  <w:style w:type="paragraph" w:styleId="Heading1">
    <w:name w:val="heading 1"/>
    <w:basedOn w:val="Normal"/>
    <w:next w:val="Normal"/>
    <w:link w:val="Heading1Char"/>
    <w:autoRedefine/>
    <w:uiPriority w:val="9"/>
    <w:qFormat/>
    <w:rsid w:val="00363CA6"/>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semiHidden/>
    <w:unhideWhenUsed/>
    <w:qFormat/>
    <w:rsid w:val="00E87D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F1C3C"/>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9680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CA6"/>
    <w:rPr>
      <w:rFonts w:ascii="Times New Roman" w:eastAsiaTheme="majorEastAsia" w:hAnsi="Times New Roman" w:cstheme="majorBidi"/>
      <w:color w:val="000000" w:themeColor="text1"/>
      <w:sz w:val="32"/>
      <w:szCs w:val="32"/>
    </w:rPr>
  </w:style>
  <w:style w:type="paragraph" w:styleId="ListParagraph">
    <w:name w:val="List Paragraph"/>
    <w:basedOn w:val="Normal"/>
    <w:uiPriority w:val="34"/>
    <w:qFormat/>
    <w:rsid w:val="00563221"/>
    <w:pPr>
      <w:ind w:left="720"/>
      <w:contextualSpacing/>
    </w:pPr>
  </w:style>
  <w:style w:type="paragraph" w:styleId="CommentText">
    <w:name w:val="annotation text"/>
    <w:basedOn w:val="Normal"/>
    <w:link w:val="CommentTextChar"/>
    <w:uiPriority w:val="99"/>
    <w:unhideWhenUsed/>
    <w:rsid w:val="00563221"/>
    <w:pPr>
      <w:spacing w:line="240" w:lineRule="auto"/>
    </w:pPr>
    <w:rPr>
      <w:sz w:val="20"/>
      <w:szCs w:val="20"/>
    </w:rPr>
  </w:style>
  <w:style w:type="character" w:customStyle="1" w:styleId="CommentTextChar">
    <w:name w:val="Comment Text Char"/>
    <w:basedOn w:val="DefaultParagraphFont"/>
    <w:link w:val="CommentText"/>
    <w:uiPriority w:val="99"/>
    <w:rsid w:val="00563221"/>
    <w:rPr>
      <w:rFonts w:eastAsiaTheme="minorEastAsia"/>
      <w:sz w:val="20"/>
      <w:szCs w:val="20"/>
      <w:lang w:eastAsia="ja-JP"/>
    </w:rPr>
  </w:style>
  <w:style w:type="character" w:styleId="CommentReference">
    <w:name w:val="annotation reference"/>
    <w:basedOn w:val="DefaultParagraphFont"/>
    <w:uiPriority w:val="99"/>
    <w:semiHidden/>
    <w:unhideWhenUsed/>
    <w:rsid w:val="00563221"/>
    <w:rPr>
      <w:sz w:val="16"/>
      <w:szCs w:val="16"/>
    </w:rPr>
  </w:style>
  <w:style w:type="paragraph" w:styleId="BalloonText">
    <w:name w:val="Balloon Text"/>
    <w:basedOn w:val="Normal"/>
    <w:link w:val="BalloonTextChar"/>
    <w:uiPriority w:val="99"/>
    <w:semiHidden/>
    <w:unhideWhenUsed/>
    <w:rsid w:val="005632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221"/>
    <w:rPr>
      <w:rFonts w:ascii="Segoe UI" w:eastAsiaTheme="minorEastAsia" w:hAnsi="Segoe UI" w:cs="Segoe UI"/>
      <w:sz w:val="18"/>
      <w:szCs w:val="18"/>
      <w:lang w:eastAsia="ja-JP"/>
    </w:rPr>
  </w:style>
  <w:style w:type="paragraph" w:styleId="CommentSubject">
    <w:name w:val="annotation subject"/>
    <w:basedOn w:val="CommentText"/>
    <w:next w:val="CommentText"/>
    <w:link w:val="CommentSubjectChar"/>
    <w:uiPriority w:val="99"/>
    <w:semiHidden/>
    <w:unhideWhenUsed/>
    <w:rsid w:val="00EE4108"/>
    <w:rPr>
      <w:b/>
      <w:bCs/>
    </w:rPr>
  </w:style>
  <w:style w:type="character" w:customStyle="1" w:styleId="CommentSubjectChar">
    <w:name w:val="Comment Subject Char"/>
    <w:basedOn w:val="CommentTextChar"/>
    <w:link w:val="CommentSubject"/>
    <w:uiPriority w:val="99"/>
    <w:semiHidden/>
    <w:rsid w:val="00EE4108"/>
    <w:rPr>
      <w:rFonts w:eastAsiaTheme="minorEastAsia"/>
      <w:b/>
      <w:bCs/>
      <w:sz w:val="20"/>
      <w:szCs w:val="20"/>
      <w:lang w:eastAsia="ja-JP"/>
    </w:rPr>
  </w:style>
  <w:style w:type="paragraph" w:styleId="Header">
    <w:name w:val="header"/>
    <w:basedOn w:val="Normal"/>
    <w:link w:val="HeaderChar"/>
    <w:uiPriority w:val="99"/>
    <w:unhideWhenUsed/>
    <w:rsid w:val="003968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680F"/>
    <w:rPr>
      <w:rFonts w:eastAsiaTheme="minorEastAsia"/>
      <w:sz w:val="24"/>
      <w:szCs w:val="24"/>
      <w:lang w:eastAsia="ja-JP"/>
    </w:rPr>
  </w:style>
  <w:style w:type="paragraph" w:styleId="Footer">
    <w:name w:val="footer"/>
    <w:basedOn w:val="Normal"/>
    <w:link w:val="FooterChar"/>
    <w:uiPriority w:val="99"/>
    <w:unhideWhenUsed/>
    <w:rsid w:val="003968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680F"/>
    <w:rPr>
      <w:rFonts w:eastAsiaTheme="minorEastAsia"/>
      <w:sz w:val="24"/>
      <w:szCs w:val="24"/>
      <w:lang w:eastAsia="ja-JP"/>
    </w:rPr>
  </w:style>
  <w:style w:type="character" w:customStyle="1" w:styleId="Heading4Char">
    <w:name w:val="Heading 4 Char"/>
    <w:basedOn w:val="DefaultParagraphFont"/>
    <w:link w:val="Heading4"/>
    <w:uiPriority w:val="9"/>
    <w:semiHidden/>
    <w:rsid w:val="0039680F"/>
    <w:rPr>
      <w:rFonts w:asciiTheme="majorHAnsi" w:eastAsiaTheme="majorEastAsia" w:hAnsiTheme="majorHAnsi" w:cstheme="majorBidi"/>
      <w:i/>
      <w:iCs/>
      <w:color w:val="2F5496" w:themeColor="accent1" w:themeShade="BF"/>
      <w:sz w:val="24"/>
      <w:szCs w:val="24"/>
      <w:lang w:eastAsia="ja-JP"/>
    </w:rPr>
  </w:style>
  <w:style w:type="character" w:customStyle="1" w:styleId="Heading3Char">
    <w:name w:val="Heading 3 Char"/>
    <w:basedOn w:val="DefaultParagraphFont"/>
    <w:link w:val="Heading3"/>
    <w:uiPriority w:val="9"/>
    <w:semiHidden/>
    <w:rsid w:val="005F1C3C"/>
    <w:rPr>
      <w:rFonts w:asciiTheme="majorHAnsi" w:eastAsiaTheme="majorEastAsia" w:hAnsiTheme="majorHAnsi" w:cstheme="majorBidi"/>
      <w:color w:val="1F3763" w:themeColor="accent1" w:themeShade="7F"/>
      <w:sz w:val="24"/>
      <w:szCs w:val="24"/>
      <w:lang w:eastAsia="ja-JP"/>
    </w:rPr>
  </w:style>
  <w:style w:type="character" w:styleId="Emphasis">
    <w:name w:val="Emphasis"/>
    <w:basedOn w:val="DefaultParagraphFont"/>
    <w:uiPriority w:val="20"/>
    <w:qFormat/>
    <w:rsid w:val="00E77551"/>
    <w:rPr>
      <w:i/>
      <w:iCs/>
    </w:rPr>
  </w:style>
  <w:style w:type="character" w:styleId="Hyperlink">
    <w:name w:val="Hyperlink"/>
    <w:basedOn w:val="DefaultParagraphFont"/>
    <w:uiPriority w:val="99"/>
    <w:unhideWhenUsed/>
    <w:rsid w:val="009261C6"/>
    <w:rPr>
      <w:color w:val="0563C1"/>
      <w:u w:val="single"/>
    </w:rPr>
  </w:style>
  <w:style w:type="paragraph" w:styleId="NormalWeb">
    <w:name w:val="Normal (Web)"/>
    <w:basedOn w:val="Normal"/>
    <w:uiPriority w:val="99"/>
    <w:unhideWhenUsed/>
    <w:rsid w:val="008220D3"/>
    <w:pPr>
      <w:spacing w:before="100" w:beforeAutospacing="1" w:after="100" w:afterAutospacing="1" w:line="240" w:lineRule="auto"/>
    </w:pPr>
    <w:rPr>
      <w:rFonts w:ascii="Times New Roman" w:eastAsia="Times New Roman" w:hAnsi="Times New Roman" w:cs="Times New Roman"/>
      <w:lang w:eastAsia="en-GB"/>
    </w:rPr>
  </w:style>
  <w:style w:type="character" w:styleId="Strong">
    <w:name w:val="Strong"/>
    <w:basedOn w:val="DefaultParagraphFont"/>
    <w:uiPriority w:val="22"/>
    <w:qFormat/>
    <w:rsid w:val="000C2960"/>
    <w:rPr>
      <w:b/>
      <w:bCs/>
    </w:rPr>
  </w:style>
  <w:style w:type="character" w:styleId="FollowedHyperlink">
    <w:name w:val="FollowedHyperlink"/>
    <w:basedOn w:val="DefaultParagraphFont"/>
    <w:uiPriority w:val="99"/>
    <w:semiHidden/>
    <w:unhideWhenUsed/>
    <w:rsid w:val="001B68A2"/>
    <w:rPr>
      <w:color w:val="954F72" w:themeColor="followedHyperlink"/>
      <w:u w:val="single"/>
    </w:rPr>
  </w:style>
  <w:style w:type="paragraph" w:styleId="Revision">
    <w:name w:val="Revision"/>
    <w:hidden/>
    <w:uiPriority w:val="99"/>
    <w:semiHidden/>
    <w:rsid w:val="00437707"/>
    <w:pPr>
      <w:spacing w:after="0" w:line="240" w:lineRule="auto"/>
    </w:pPr>
    <w:rPr>
      <w:rFonts w:eastAsiaTheme="minorEastAsia"/>
      <w:sz w:val="24"/>
      <w:szCs w:val="24"/>
      <w:lang w:eastAsia="ja-JP"/>
    </w:rPr>
  </w:style>
  <w:style w:type="character" w:customStyle="1" w:styleId="overflow-hidden">
    <w:name w:val="overflow-hidden"/>
    <w:basedOn w:val="DefaultParagraphFont"/>
    <w:rsid w:val="00B84539"/>
  </w:style>
  <w:style w:type="character" w:styleId="UnresolvedMention">
    <w:name w:val="Unresolved Mention"/>
    <w:basedOn w:val="DefaultParagraphFont"/>
    <w:uiPriority w:val="99"/>
    <w:semiHidden/>
    <w:unhideWhenUsed/>
    <w:rsid w:val="0098521C"/>
    <w:rPr>
      <w:color w:val="605E5C"/>
      <w:shd w:val="clear" w:color="auto" w:fill="E1DFDD"/>
    </w:rPr>
  </w:style>
  <w:style w:type="character" w:customStyle="1" w:styleId="anchor-text">
    <w:name w:val="anchor-text"/>
    <w:basedOn w:val="DefaultParagraphFont"/>
    <w:rsid w:val="00972646"/>
  </w:style>
  <w:style w:type="character" w:customStyle="1" w:styleId="Heading2Char">
    <w:name w:val="Heading 2 Char"/>
    <w:basedOn w:val="DefaultParagraphFont"/>
    <w:link w:val="Heading2"/>
    <w:uiPriority w:val="9"/>
    <w:semiHidden/>
    <w:rsid w:val="00E87D1E"/>
    <w:rPr>
      <w:rFonts w:asciiTheme="majorHAnsi" w:eastAsiaTheme="majorEastAsia" w:hAnsiTheme="majorHAnsi" w:cstheme="majorBidi"/>
      <w:color w:val="2F5496" w:themeColor="accent1" w:themeShade="BF"/>
      <w:sz w:val="26"/>
      <w:szCs w:val="26"/>
      <w:lang w:eastAsia="ja-JP"/>
    </w:rPr>
  </w:style>
  <w:style w:type="character" w:customStyle="1" w:styleId="relative">
    <w:name w:val="relative"/>
    <w:basedOn w:val="DefaultParagraphFont"/>
    <w:rsid w:val="00E87D1E"/>
  </w:style>
  <w:style w:type="character" w:customStyle="1" w:styleId="ms-1">
    <w:name w:val="ms-1"/>
    <w:basedOn w:val="DefaultParagraphFont"/>
    <w:rsid w:val="00E87D1E"/>
  </w:style>
  <w:style w:type="character" w:customStyle="1" w:styleId="max-w-full">
    <w:name w:val="max-w-full"/>
    <w:basedOn w:val="DefaultParagraphFont"/>
    <w:rsid w:val="00E87D1E"/>
  </w:style>
  <w:style w:type="character" w:customStyle="1" w:styleId="-me-1">
    <w:name w:val="-me-1"/>
    <w:basedOn w:val="DefaultParagraphFont"/>
    <w:rsid w:val="00E87D1E"/>
  </w:style>
  <w:style w:type="character" w:customStyle="1" w:styleId="nlmyear">
    <w:name w:val="nlm_year"/>
    <w:basedOn w:val="DefaultParagraphFont"/>
    <w:rsid w:val="0031098B"/>
  </w:style>
  <w:style w:type="character" w:customStyle="1" w:styleId="al-author-delim">
    <w:name w:val="al-author-delim"/>
    <w:basedOn w:val="DefaultParagraphFont"/>
    <w:rsid w:val="00046F1B"/>
  </w:style>
  <w:style w:type="character" w:styleId="LineNumber">
    <w:name w:val="line number"/>
    <w:basedOn w:val="DefaultParagraphFont"/>
    <w:uiPriority w:val="99"/>
    <w:semiHidden/>
    <w:unhideWhenUsed/>
    <w:rsid w:val="00C818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4655">
      <w:bodyDiv w:val="1"/>
      <w:marLeft w:val="0"/>
      <w:marRight w:val="0"/>
      <w:marTop w:val="0"/>
      <w:marBottom w:val="0"/>
      <w:divBdr>
        <w:top w:val="none" w:sz="0" w:space="0" w:color="auto"/>
        <w:left w:val="none" w:sz="0" w:space="0" w:color="auto"/>
        <w:bottom w:val="none" w:sz="0" w:space="0" w:color="auto"/>
        <w:right w:val="none" w:sz="0" w:space="0" w:color="auto"/>
      </w:divBdr>
    </w:div>
    <w:div w:id="49614546">
      <w:bodyDiv w:val="1"/>
      <w:marLeft w:val="0"/>
      <w:marRight w:val="0"/>
      <w:marTop w:val="0"/>
      <w:marBottom w:val="0"/>
      <w:divBdr>
        <w:top w:val="none" w:sz="0" w:space="0" w:color="auto"/>
        <w:left w:val="none" w:sz="0" w:space="0" w:color="auto"/>
        <w:bottom w:val="none" w:sz="0" w:space="0" w:color="auto"/>
        <w:right w:val="none" w:sz="0" w:space="0" w:color="auto"/>
      </w:divBdr>
    </w:div>
    <w:div w:id="163447357">
      <w:bodyDiv w:val="1"/>
      <w:marLeft w:val="0"/>
      <w:marRight w:val="0"/>
      <w:marTop w:val="0"/>
      <w:marBottom w:val="0"/>
      <w:divBdr>
        <w:top w:val="none" w:sz="0" w:space="0" w:color="auto"/>
        <w:left w:val="none" w:sz="0" w:space="0" w:color="auto"/>
        <w:bottom w:val="none" w:sz="0" w:space="0" w:color="auto"/>
        <w:right w:val="none" w:sz="0" w:space="0" w:color="auto"/>
      </w:divBdr>
    </w:div>
    <w:div w:id="169830695">
      <w:bodyDiv w:val="1"/>
      <w:marLeft w:val="0"/>
      <w:marRight w:val="0"/>
      <w:marTop w:val="0"/>
      <w:marBottom w:val="0"/>
      <w:divBdr>
        <w:top w:val="none" w:sz="0" w:space="0" w:color="auto"/>
        <w:left w:val="none" w:sz="0" w:space="0" w:color="auto"/>
        <w:bottom w:val="none" w:sz="0" w:space="0" w:color="auto"/>
        <w:right w:val="none" w:sz="0" w:space="0" w:color="auto"/>
      </w:divBdr>
      <w:divsChild>
        <w:div w:id="610941733">
          <w:marLeft w:val="0"/>
          <w:marRight w:val="0"/>
          <w:marTop w:val="0"/>
          <w:marBottom w:val="0"/>
          <w:divBdr>
            <w:top w:val="none" w:sz="0" w:space="0" w:color="auto"/>
            <w:left w:val="none" w:sz="0" w:space="0" w:color="auto"/>
            <w:bottom w:val="none" w:sz="0" w:space="0" w:color="auto"/>
            <w:right w:val="none" w:sz="0" w:space="0" w:color="auto"/>
          </w:divBdr>
          <w:divsChild>
            <w:div w:id="664751020">
              <w:marLeft w:val="0"/>
              <w:marRight w:val="0"/>
              <w:marTop w:val="0"/>
              <w:marBottom w:val="0"/>
              <w:divBdr>
                <w:top w:val="none" w:sz="0" w:space="0" w:color="auto"/>
                <w:left w:val="none" w:sz="0" w:space="0" w:color="auto"/>
                <w:bottom w:val="none" w:sz="0" w:space="0" w:color="auto"/>
                <w:right w:val="none" w:sz="0" w:space="0" w:color="auto"/>
              </w:divBdr>
              <w:divsChild>
                <w:div w:id="2653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5872">
          <w:marLeft w:val="0"/>
          <w:marRight w:val="0"/>
          <w:marTop w:val="0"/>
          <w:marBottom w:val="0"/>
          <w:divBdr>
            <w:top w:val="none" w:sz="0" w:space="0" w:color="auto"/>
            <w:left w:val="none" w:sz="0" w:space="0" w:color="auto"/>
            <w:bottom w:val="none" w:sz="0" w:space="0" w:color="auto"/>
            <w:right w:val="none" w:sz="0" w:space="0" w:color="auto"/>
          </w:divBdr>
        </w:div>
      </w:divsChild>
    </w:div>
    <w:div w:id="329720362">
      <w:bodyDiv w:val="1"/>
      <w:marLeft w:val="0"/>
      <w:marRight w:val="0"/>
      <w:marTop w:val="0"/>
      <w:marBottom w:val="0"/>
      <w:divBdr>
        <w:top w:val="none" w:sz="0" w:space="0" w:color="auto"/>
        <w:left w:val="none" w:sz="0" w:space="0" w:color="auto"/>
        <w:bottom w:val="none" w:sz="0" w:space="0" w:color="auto"/>
        <w:right w:val="none" w:sz="0" w:space="0" w:color="auto"/>
      </w:divBdr>
    </w:div>
    <w:div w:id="415369582">
      <w:bodyDiv w:val="1"/>
      <w:marLeft w:val="0"/>
      <w:marRight w:val="0"/>
      <w:marTop w:val="0"/>
      <w:marBottom w:val="0"/>
      <w:divBdr>
        <w:top w:val="none" w:sz="0" w:space="0" w:color="auto"/>
        <w:left w:val="none" w:sz="0" w:space="0" w:color="auto"/>
        <w:bottom w:val="none" w:sz="0" w:space="0" w:color="auto"/>
        <w:right w:val="none" w:sz="0" w:space="0" w:color="auto"/>
      </w:divBdr>
    </w:div>
    <w:div w:id="447967116">
      <w:bodyDiv w:val="1"/>
      <w:marLeft w:val="0"/>
      <w:marRight w:val="0"/>
      <w:marTop w:val="0"/>
      <w:marBottom w:val="0"/>
      <w:divBdr>
        <w:top w:val="none" w:sz="0" w:space="0" w:color="auto"/>
        <w:left w:val="none" w:sz="0" w:space="0" w:color="auto"/>
        <w:bottom w:val="none" w:sz="0" w:space="0" w:color="auto"/>
        <w:right w:val="none" w:sz="0" w:space="0" w:color="auto"/>
      </w:divBdr>
    </w:div>
    <w:div w:id="448284371">
      <w:bodyDiv w:val="1"/>
      <w:marLeft w:val="0"/>
      <w:marRight w:val="0"/>
      <w:marTop w:val="0"/>
      <w:marBottom w:val="0"/>
      <w:divBdr>
        <w:top w:val="none" w:sz="0" w:space="0" w:color="auto"/>
        <w:left w:val="none" w:sz="0" w:space="0" w:color="auto"/>
        <w:bottom w:val="none" w:sz="0" w:space="0" w:color="auto"/>
        <w:right w:val="none" w:sz="0" w:space="0" w:color="auto"/>
      </w:divBdr>
      <w:divsChild>
        <w:div w:id="753163541">
          <w:marLeft w:val="0"/>
          <w:marRight w:val="0"/>
          <w:marTop w:val="0"/>
          <w:marBottom w:val="0"/>
          <w:divBdr>
            <w:top w:val="none" w:sz="0" w:space="0" w:color="auto"/>
            <w:left w:val="none" w:sz="0" w:space="0" w:color="auto"/>
            <w:bottom w:val="none" w:sz="0" w:space="0" w:color="auto"/>
            <w:right w:val="none" w:sz="0" w:space="0" w:color="auto"/>
          </w:divBdr>
          <w:divsChild>
            <w:div w:id="980384057">
              <w:marLeft w:val="0"/>
              <w:marRight w:val="0"/>
              <w:marTop w:val="0"/>
              <w:marBottom w:val="0"/>
              <w:divBdr>
                <w:top w:val="none" w:sz="0" w:space="0" w:color="auto"/>
                <w:left w:val="none" w:sz="0" w:space="0" w:color="auto"/>
                <w:bottom w:val="none" w:sz="0" w:space="0" w:color="auto"/>
                <w:right w:val="none" w:sz="0" w:space="0" w:color="auto"/>
              </w:divBdr>
              <w:divsChild>
                <w:div w:id="333148910">
                  <w:marLeft w:val="0"/>
                  <w:marRight w:val="0"/>
                  <w:marTop w:val="0"/>
                  <w:marBottom w:val="0"/>
                  <w:divBdr>
                    <w:top w:val="none" w:sz="0" w:space="0" w:color="auto"/>
                    <w:left w:val="none" w:sz="0" w:space="0" w:color="auto"/>
                    <w:bottom w:val="none" w:sz="0" w:space="0" w:color="auto"/>
                    <w:right w:val="none" w:sz="0" w:space="0" w:color="auto"/>
                  </w:divBdr>
                  <w:divsChild>
                    <w:div w:id="1175615083">
                      <w:marLeft w:val="0"/>
                      <w:marRight w:val="0"/>
                      <w:marTop w:val="0"/>
                      <w:marBottom w:val="0"/>
                      <w:divBdr>
                        <w:top w:val="none" w:sz="0" w:space="0" w:color="auto"/>
                        <w:left w:val="none" w:sz="0" w:space="0" w:color="auto"/>
                        <w:bottom w:val="none" w:sz="0" w:space="0" w:color="auto"/>
                        <w:right w:val="none" w:sz="0" w:space="0" w:color="auto"/>
                      </w:divBdr>
                      <w:divsChild>
                        <w:div w:id="1828550846">
                          <w:marLeft w:val="0"/>
                          <w:marRight w:val="0"/>
                          <w:marTop w:val="0"/>
                          <w:marBottom w:val="0"/>
                          <w:divBdr>
                            <w:top w:val="none" w:sz="0" w:space="0" w:color="auto"/>
                            <w:left w:val="none" w:sz="0" w:space="0" w:color="auto"/>
                            <w:bottom w:val="none" w:sz="0" w:space="0" w:color="auto"/>
                            <w:right w:val="none" w:sz="0" w:space="0" w:color="auto"/>
                          </w:divBdr>
                          <w:divsChild>
                            <w:div w:id="11580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942144">
      <w:bodyDiv w:val="1"/>
      <w:marLeft w:val="0"/>
      <w:marRight w:val="0"/>
      <w:marTop w:val="0"/>
      <w:marBottom w:val="0"/>
      <w:divBdr>
        <w:top w:val="none" w:sz="0" w:space="0" w:color="auto"/>
        <w:left w:val="none" w:sz="0" w:space="0" w:color="auto"/>
        <w:bottom w:val="none" w:sz="0" w:space="0" w:color="auto"/>
        <w:right w:val="none" w:sz="0" w:space="0" w:color="auto"/>
      </w:divBdr>
    </w:div>
    <w:div w:id="482044275">
      <w:bodyDiv w:val="1"/>
      <w:marLeft w:val="0"/>
      <w:marRight w:val="0"/>
      <w:marTop w:val="0"/>
      <w:marBottom w:val="0"/>
      <w:divBdr>
        <w:top w:val="none" w:sz="0" w:space="0" w:color="auto"/>
        <w:left w:val="none" w:sz="0" w:space="0" w:color="auto"/>
        <w:bottom w:val="none" w:sz="0" w:space="0" w:color="auto"/>
        <w:right w:val="none" w:sz="0" w:space="0" w:color="auto"/>
      </w:divBdr>
    </w:div>
    <w:div w:id="506990366">
      <w:bodyDiv w:val="1"/>
      <w:marLeft w:val="0"/>
      <w:marRight w:val="0"/>
      <w:marTop w:val="0"/>
      <w:marBottom w:val="0"/>
      <w:divBdr>
        <w:top w:val="none" w:sz="0" w:space="0" w:color="auto"/>
        <w:left w:val="none" w:sz="0" w:space="0" w:color="auto"/>
        <w:bottom w:val="none" w:sz="0" w:space="0" w:color="auto"/>
        <w:right w:val="none" w:sz="0" w:space="0" w:color="auto"/>
      </w:divBdr>
    </w:div>
    <w:div w:id="551774868">
      <w:bodyDiv w:val="1"/>
      <w:marLeft w:val="0"/>
      <w:marRight w:val="0"/>
      <w:marTop w:val="0"/>
      <w:marBottom w:val="0"/>
      <w:divBdr>
        <w:top w:val="none" w:sz="0" w:space="0" w:color="auto"/>
        <w:left w:val="none" w:sz="0" w:space="0" w:color="auto"/>
        <w:bottom w:val="none" w:sz="0" w:space="0" w:color="auto"/>
        <w:right w:val="none" w:sz="0" w:space="0" w:color="auto"/>
      </w:divBdr>
    </w:div>
    <w:div w:id="552304054">
      <w:bodyDiv w:val="1"/>
      <w:marLeft w:val="0"/>
      <w:marRight w:val="0"/>
      <w:marTop w:val="0"/>
      <w:marBottom w:val="0"/>
      <w:divBdr>
        <w:top w:val="none" w:sz="0" w:space="0" w:color="auto"/>
        <w:left w:val="none" w:sz="0" w:space="0" w:color="auto"/>
        <w:bottom w:val="none" w:sz="0" w:space="0" w:color="auto"/>
        <w:right w:val="none" w:sz="0" w:space="0" w:color="auto"/>
      </w:divBdr>
    </w:div>
    <w:div w:id="599022538">
      <w:bodyDiv w:val="1"/>
      <w:marLeft w:val="0"/>
      <w:marRight w:val="0"/>
      <w:marTop w:val="0"/>
      <w:marBottom w:val="0"/>
      <w:divBdr>
        <w:top w:val="none" w:sz="0" w:space="0" w:color="auto"/>
        <w:left w:val="none" w:sz="0" w:space="0" w:color="auto"/>
        <w:bottom w:val="none" w:sz="0" w:space="0" w:color="auto"/>
        <w:right w:val="none" w:sz="0" w:space="0" w:color="auto"/>
      </w:divBdr>
    </w:div>
    <w:div w:id="619260721">
      <w:bodyDiv w:val="1"/>
      <w:marLeft w:val="0"/>
      <w:marRight w:val="0"/>
      <w:marTop w:val="0"/>
      <w:marBottom w:val="0"/>
      <w:divBdr>
        <w:top w:val="none" w:sz="0" w:space="0" w:color="auto"/>
        <w:left w:val="none" w:sz="0" w:space="0" w:color="auto"/>
        <w:bottom w:val="none" w:sz="0" w:space="0" w:color="auto"/>
        <w:right w:val="none" w:sz="0" w:space="0" w:color="auto"/>
      </w:divBdr>
    </w:div>
    <w:div w:id="634406046">
      <w:bodyDiv w:val="1"/>
      <w:marLeft w:val="0"/>
      <w:marRight w:val="0"/>
      <w:marTop w:val="0"/>
      <w:marBottom w:val="0"/>
      <w:divBdr>
        <w:top w:val="none" w:sz="0" w:space="0" w:color="auto"/>
        <w:left w:val="none" w:sz="0" w:space="0" w:color="auto"/>
        <w:bottom w:val="none" w:sz="0" w:space="0" w:color="auto"/>
        <w:right w:val="none" w:sz="0" w:space="0" w:color="auto"/>
      </w:divBdr>
    </w:div>
    <w:div w:id="642541609">
      <w:bodyDiv w:val="1"/>
      <w:marLeft w:val="0"/>
      <w:marRight w:val="0"/>
      <w:marTop w:val="0"/>
      <w:marBottom w:val="0"/>
      <w:divBdr>
        <w:top w:val="none" w:sz="0" w:space="0" w:color="auto"/>
        <w:left w:val="none" w:sz="0" w:space="0" w:color="auto"/>
        <w:bottom w:val="none" w:sz="0" w:space="0" w:color="auto"/>
        <w:right w:val="none" w:sz="0" w:space="0" w:color="auto"/>
      </w:divBdr>
    </w:div>
    <w:div w:id="670186097">
      <w:bodyDiv w:val="1"/>
      <w:marLeft w:val="0"/>
      <w:marRight w:val="0"/>
      <w:marTop w:val="0"/>
      <w:marBottom w:val="0"/>
      <w:divBdr>
        <w:top w:val="none" w:sz="0" w:space="0" w:color="auto"/>
        <w:left w:val="none" w:sz="0" w:space="0" w:color="auto"/>
        <w:bottom w:val="none" w:sz="0" w:space="0" w:color="auto"/>
        <w:right w:val="none" w:sz="0" w:space="0" w:color="auto"/>
      </w:divBdr>
    </w:div>
    <w:div w:id="671028525">
      <w:bodyDiv w:val="1"/>
      <w:marLeft w:val="0"/>
      <w:marRight w:val="0"/>
      <w:marTop w:val="0"/>
      <w:marBottom w:val="0"/>
      <w:divBdr>
        <w:top w:val="none" w:sz="0" w:space="0" w:color="auto"/>
        <w:left w:val="none" w:sz="0" w:space="0" w:color="auto"/>
        <w:bottom w:val="none" w:sz="0" w:space="0" w:color="auto"/>
        <w:right w:val="none" w:sz="0" w:space="0" w:color="auto"/>
      </w:divBdr>
      <w:divsChild>
        <w:div w:id="727648388">
          <w:marLeft w:val="0"/>
          <w:marRight w:val="0"/>
          <w:marTop w:val="0"/>
          <w:marBottom w:val="0"/>
          <w:divBdr>
            <w:top w:val="none" w:sz="0" w:space="0" w:color="auto"/>
            <w:left w:val="none" w:sz="0" w:space="0" w:color="auto"/>
            <w:bottom w:val="none" w:sz="0" w:space="0" w:color="auto"/>
            <w:right w:val="none" w:sz="0" w:space="0" w:color="auto"/>
          </w:divBdr>
          <w:divsChild>
            <w:div w:id="1297299094">
              <w:marLeft w:val="0"/>
              <w:marRight w:val="0"/>
              <w:marTop w:val="0"/>
              <w:marBottom w:val="0"/>
              <w:divBdr>
                <w:top w:val="none" w:sz="0" w:space="0" w:color="auto"/>
                <w:left w:val="none" w:sz="0" w:space="0" w:color="auto"/>
                <w:bottom w:val="none" w:sz="0" w:space="0" w:color="auto"/>
                <w:right w:val="none" w:sz="0" w:space="0" w:color="auto"/>
              </w:divBdr>
              <w:divsChild>
                <w:div w:id="1792017293">
                  <w:marLeft w:val="0"/>
                  <w:marRight w:val="0"/>
                  <w:marTop w:val="0"/>
                  <w:marBottom w:val="0"/>
                  <w:divBdr>
                    <w:top w:val="none" w:sz="0" w:space="0" w:color="auto"/>
                    <w:left w:val="none" w:sz="0" w:space="0" w:color="auto"/>
                    <w:bottom w:val="none" w:sz="0" w:space="0" w:color="auto"/>
                    <w:right w:val="none" w:sz="0" w:space="0" w:color="auto"/>
                  </w:divBdr>
                  <w:divsChild>
                    <w:div w:id="15532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401071">
          <w:marLeft w:val="0"/>
          <w:marRight w:val="0"/>
          <w:marTop w:val="0"/>
          <w:marBottom w:val="0"/>
          <w:divBdr>
            <w:top w:val="none" w:sz="0" w:space="0" w:color="auto"/>
            <w:left w:val="none" w:sz="0" w:space="0" w:color="auto"/>
            <w:bottom w:val="none" w:sz="0" w:space="0" w:color="auto"/>
            <w:right w:val="none" w:sz="0" w:space="0" w:color="auto"/>
          </w:divBdr>
          <w:divsChild>
            <w:div w:id="146745470">
              <w:marLeft w:val="0"/>
              <w:marRight w:val="0"/>
              <w:marTop w:val="0"/>
              <w:marBottom w:val="0"/>
              <w:divBdr>
                <w:top w:val="none" w:sz="0" w:space="0" w:color="auto"/>
                <w:left w:val="none" w:sz="0" w:space="0" w:color="auto"/>
                <w:bottom w:val="none" w:sz="0" w:space="0" w:color="auto"/>
                <w:right w:val="none" w:sz="0" w:space="0" w:color="auto"/>
              </w:divBdr>
              <w:divsChild>
                <w:div w:id="1080904890">
                  <w:marLeft w:val="0"/>
                  <w:marRight w:val="0"/>
                  <w:marTop w:val="0"/>
                  <w:marBottom w:val="0"/>
                  <w:divBdr>
                    <w:top w:val="none" w:sz="0" w:space="0" w:color="auto"/>
                    <w:left w:val="none" w:sz="0" w:space="0" w:color="auto"/>
                    <w:bottom w:val="none" w:sz="0" w:space="0" w:color="auto"/>
                    <w:right w:val="none" w:sz="0" w:space="0" w:color="auto"/>
                  </w:divBdr>
                  <w:divsChild>
                    <w:div w:id="1261185709">
                      <w:marLeft w:val="0"/>
                      <w:marRight w:val="0"/>
                      <w:marTop w:val="0"/>
                      <w:marBottom w:val="0"/>
                      <w:divBdr>
                        <w:top w:val="none" w:sz="0" w:space="0" w:color="auto"/>
                        <w:left w:val="none" w:sz="0" w:space="0" w:color="auto"/>
                        <w:bottom w:val="none" w:sz="0" w:space="0" w:color="auto"/>
                        <w:right w:val="none" w:sz="0" w:space="0" w:color="auto"/>
                      </w:divBdr>
                      <w:divsChild>
                        <w:div w:id="386613404">
                          <w:marLeft w:val="0"/>
                          <w:marRight w:val="0"/>
                          <w:marTop w:val="0"/>
                          <w:marBottom w:val="0"/>
                          <w:divBdr>
                            <w:top w:val="none" w:sz="0" w:space="0" w:color="auto"/>
                            <w:left w:val="none" w:sz="0" w:space="0" w:color="auto"/>
                            <w:bottom w:val="none" w:sz="0" w:space="0" w:color="auto"/>
                            <w:right w:val="none" w:sz="0" w:space="0" w:color="auto"/>
                          </w:divBdr>
                          <w:divsChild>
                            <w:div w:id="636684282">
                              <w:marLeft w:val="0"/>
                              <w:marRight w:val="0"/>
                              <w:marTop w:val="0"/>
                              <w:marBottom w:val="0"/>
                              <w:divBdr>
                                <w:top w:val="none" w:sz="0" w:space="0" w:color="auto"/>
                                <w:left w:val="none" w:sz="0" w:space="0" w:color="auto"/>
                                <w:bottom w:val="none" w:sz="0" w:space="0" w:color="auto"/>
                                <w:right w:val="none" w:sz="0" w:space="0" w:color="auto"/>
                              </w:divBdr>
                              <w:divsChild>
                                <w:div w:id="236937077">
                                  <w:marLeft w:val="0"/>
                                  <w:marRight w:val="0"/>
                                  <w:marTop w:val="0"/>
                                  <w:marBottom w:val="0"/>
                                  <w:divBdr>
                                    <w:top w:val="none" w:sz="0" w:space="0" w:color="auto"/>
                                    <w:left w:val="none" w:sz="0" w:space="0" w:color="auto"/>
                                    <w:bottom w:val="none" w:sz="0" w:space="0" w:color="auto"/>
                                    <w:right w:val="none" w:sz="0" w:space="0" w:color="auto"/>
                                  </w:divBdr>
                                  <w:divsChild>
                                    <w:div w:id="1110778582">
                                      <w:marLeft w:val="0"/>
                                      <w:marRight w:val="0"/>
                                      <w:marTop w:val="0"/>
                                      <w:marBottom w:val="0"/>
                                      <w:divBdr>
                                        <w:top w:val="none" w:sz="0" w:space="0" w:color="auto"/>
                                        <w:left w:val="none" w:sz="0" w:space="0" w:color="auto"/>
                                        <w:bottom w:val="none" w:sz="0" w:space="0" w:color="auto"/>
                                        <w:right w:val="none" w:sz="0" w:space="0" w:color="auto"/>
                                      </w:divBdr>
                                      <w:divsChild>
                                        <w:div w:id="2064986501">
                                          <w:marLeft w:val="0"/>
                                          <w:marRight w:val="0"/>
                                          <w:marTop w:val="0"/>
                                          <w:marBottom w:val="0"/>
                                          <w:divBdr>
                                            <w:top w:val="none" w:sz="0" w:space="0" w:color="auto"/>
                                            <w:left w:val="none" w:sz="0" w:space="0" w:color="auto"/>
                                            <w:bottom w:val="none" w:sz="0" w:space="0" w:color="auto"/>
                                            <w:right w:val="none" w:sz="0" w:space="0" w:color="auto"/>
                                          </w:divBdr>
                                          <w:divsChild>
                                            <w:div w:id="1912613417">
                                              <w:marLeft w:val="0"/>
                                              <w:marRight w:val="0"/>
                                              <w:marTop w:val="0"/>
                                              <w:marBottom w:val="0"/>
                                              <w:divBdr>
                                                <w:top w:val="none" w:sz="0" w:space="0" w:color="auto"/>
                                                <w:left w:val="none" w:sz="0" w:space="0" w:color="auto"/>
                                                <w:bottom w:val="none" w:sz="0" w:space="0" w:color="auto"/>
                                                <w:right w:val="none" w:sz="0" w:space="0" w:color="auto"/>
                                              </w:divBdr>
                                              <w:divsChild>
                                                <w:div w:id="335576272">
                                                  <w:marLeft w:val="0"/>
                                                  <w:marRight w:val="0"/>
                                                  <w:marTop w:val="0"/>
                                                  <w:marBottom w:val="0"/>
                                                  <w:divBdr>
                                                    <w:top w:val="none" w:sz="0" w:space="0" w:color="auto"/>
                                                    <w:left w:val="none" w:sz="0" w:space="0" w:color="auto"/>
                                                    <w:bottom w:val="none" w:sz="0" w:space="0" w:color="auto"/>
                                                    <w:right w:val="none" w:sz="0" w:space="0" w:color="auto"/>
                                                  </w:divBdr>
                                                  <w:divsChild>
                                                    <w:div w:id="2081752138">
                                                      <w:marLeft w:val="0"/>
                                                      <w:marRight w:val="0"/>
                                                      <w:marTop w:val="0"/>
                                                      <w:marBottom w:val="0"/>
                                                      <w:divBdr>
                                                        <w:top w:val="none" w:sz="0" w:space="0" w:color="auto"/>
                                                        <w:left w:val="none" w:sz="0" w:space="0" w:color="auto"/>
                                                        <w:bottom w:val="none" w:sz="0" w:space="0" w:color="auto"/>
                                                        <w:right w:val="none" w:sz="0" w:space="0" w:color="auto"/>
                                                      </w:divBdr>
                                                      <w:divsChild>
                                                        <w:div w:id="183402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495351">
      <w:bodyDiv w:val="1"/>
      <w:marLeft w:val="0"/>
      <w:marRight w:val="0"/>
      <w:marTop w:val="0"/>
      <w:marBottom w:val="0"/>
      <w:divBdr>
        <w:top w:val="none" w:sz="0" w:space="0" w:color="auto"/>
        <w:left w:val="none" w:sz="0" w:space="0" w:color="auto"/>
        <w:bottom w:val="none" w:sz="0" w:space="0" w:color="auto"/>
        <w:right w:val="none" w:sz="0" w:space="0" w:color="auto"/>
      </w:divBdr>
    </w:div>
    <w:div w:id="707687347">
      <w:bodyDiv w:val="1"/>
      <w:marLeft w:val="0"/>
      <w:marRight w:val="0"/>
      <w:marTop w:val="0"/>
      <w:marBottom w:val="0"/>
      <w:divBdr>
        <w:top w:val="none" w:sz="0" w:space="0" w:color="auto"/>
        <w:left w:val="none" w:sz="0" w:space="0" w:color="auto"/>
        <w:bottom w:val="none" w:sz="0" w:space="0" w:color="auto"/>
        <w:right w:val="none" w:sz="0" w:space="0" w:color="auto"/>
      </w:divBdr>
    </w:div>
    <w:div w:id="759637789">
      <w:bodyDiv w:val="1"/>
      <w:marLeft w:val="0"/>
      <w:marRight w:val="0"/>
      <w:marTop w:val="0"/>
      <w:marBottom w:val="0"/>
      <w:divBdr>
        <w:top w:val="none" w:sz="0" w:space="0" w:color="auto"/>
        <w:left w:val="none" w:sz="0" w:space="0" w:color="auto"/>
        <w:bottom w:val="none" w:sz="0" w:space="0" w:color="auto"/>
        <w:right w:val="none" w:sz="0" w:space="0" w:color="auto"/>
      </w:divBdr>
      <w:divsChild>
        <w:div w:id="1711684534">
          <w:marLeft w:val="0"/>
          <w:marRight w:val="0"/>
          <w:marTop w:val="0"/>
          <w:marBottom w:val="0"/>
          <w:divBdr>
            <w:top w:val="none" w:sz="0" w:space="0" w:color="auto"/>
            <w:left w:val="none" w:sz="0" w:space="0" w:color="auto"/>
            <w:bottom w:val="none" w:sz="0" w:space="0" w:color="auto"/>
            <w:right w:val="none" w:sz="0" w:space="0" w:color="auto"/>
          </w:divBdr>
          <w:divsChild>
            <w:div w:id="333070887">
              <w:marLeft w:val="0"/>
              <w:marRight w:val="0"/>
              <w:marTop w:val="0"/>
              <w:marBottom w:val="0"/>
              <w:divBdr>
                <w:top w:val="none" w:sz="0" w:space="0" w:color="auto"/>
                <w:left w:val="none" w:sz="0" w:space="0" w:color="auto"/>
                <w:bottom w:val="none" w:sz="0" w:space="0" w:color="auto"/>
                <w:right w:val="none" w:sz="0" w:space="0" w:color="auto"/>
              </w:divBdr>
              <w:divsChild>
                <w:div w:id="1095521673">
                  <w:marLeft w:val="0"/>
                  <w:marRight w:val="0"/>
                  <w:marTop w:val="0"/>
                  <w:marBottom w:val="0"/>
                  <w:divBdr>
                    <w:top w:val="none" w:sz="0" w:space="0" w:color="auto"/>
                    <w:left w:val="none" w:sz="0" w:space="0" w:color="auto"/>
                    <w:bottom w:val="none" w:sz="0" w:space="0" w:color="auto"/>
                    <w:right w:val="none" w:sz="0" w:space="0" w:color="auto"/>
                  </w:divBdr>
                  <w:divsChild>
                    <w:div w:id="555624836">
                      <w:marLeft w:val="0"/>
                      <w:marRight w:val="0"/>
                      <w:marTop w:val="0"/>
                      <w:marBottom w:val="0"/>
                      <w:divBdr>
                        <w:top w:val="none" w:sz="0" w:space="0" w:color="auto"/>
                        <w:left w:val="none" w:sz="0" w:space="0" w:color="auto"/>
                        <w:bottom w:val="none" w:sz="0" w:space="0" w:color="auto"/>
                        <w:right w:val="none" w:sz="0" w:space="0" w:color="auto"/>
                      </w:divBdr>
                      <w:divsChild>
                        <w:div w:id="420682801">
                          <w:marLeft w:val="0"/>
                          <w:marRight w:val="0"/>
                          <w:marTop w:val="0"/>
                          <w:marBottom w:val="0"/>
                          <w:divBdr>
                            <w:top w:val="none" w:sz="0" w:space="0" w:color="auto"/>
                            <w:left w:val="none" w:sz="0" w:space="0" w:color="auto"/>
                            <w:bottom w:val="none" w:sz="0" w:space="0" w:color="auto"/>
                            <w:right w:val="none" w:sz="0" w:space="0" w:color="auto"/>
                          </w:divBdr>
                          <w:divsChild>
                            <w:div w:id="474297502">
                              <w:marLeft w:val="0"/>
                              <w:marRight w:val="0"/>
                              <w:marTop w:val="0"/>
                              <w:marBottom w:val="0"/>
                              <w:divBdr>
                                <w:top w:val="none" w:sz="0" w:space="0" w:color="auto"/>
                                <w:left w:val="none" w:sz="0" w:space="0" w:color="auto"/>
                                <w:bottom w:val="none" w:sz="0" w:space="0" w:color="auto"/>
                                <w:right w:val="none" w:sz="0" w:space="0" w:color="auto"/>
                              </w:divBdr>
                              <w:divsChild>
                                <w:div w:id="1711108158">
                                  <w:marLeft w:val="0"/>
                                  <w:marRight w:val="0"/>
                                  <w:marTop w:val="0"/>
                                  <w:marBottom w:val="0"/>
                                  <w:divBdr>
                                    <w:top w:val="none" w:sz="0" w:space="0" w:color="auto"/>
                                    <w:left w:val="none" w:sz="0" w:space="0" w:color="auto"/>
                                    <w:bottom w:val="none" w:sz="0" w:space="0" w:color="auto"/>
                                    <w:right w:val="none" w:sz="0" w:space="0" w:color="auto"/>
                                  </w:divBdr>
                                  <w:divsChild>
                                    <w:div w:id="198512320">
                                      <w:marLeft w:val="0"/>
                                      <w:marRight w:val="0"/>
                                      <w:marTop w:val="0"/>
                                      <w:marBottom w:val="0"/>
                                      <w:divBdr>
                                        <w:top w:val="none" w:sz="0" w:space="0" w:color="auto"/>
                                        <w:left w:val="none" w:sz="0" w:space="0" w:color="auto"/>
                                        <w:bottom w:val="none" w:sz="0" w:space="0" w:color="auto"/>
                                        <w:right w:val="none" w:sz="0" w:space="0" w:color="auto"/>
                                      </w:divBdr>
                                      <w:divsChild>
                                        <w:div w:id="1355569248">
                                          <w:marLeft w:val="0"/>
                                          <w:marRight w:val="0"/>
                                          <w:marTop w:val="0"/>
                                          <w:marBottom w:val="0"/>
                                          <w:divBdr>
                                            <w:top w:val="none" w:sz="0" w:space="0" w:color="auto"/>
                                            <w:left w:val="none" w:sz="0" w:space="0" w:color="auto"/>
                                            <w:bottom w:val="none" w:sz="0" w:space="0" w:color="auto"/>
                                            <w:right w:val="none" w:sz="0" w:space="0" w:color="auto"/>
                                          </w:divBdr>
                                          <w:divsChild>
                                            <w:div w:id="104811471">
                                              <w:marLeft w:val="0"/>
                                              <w:marRight w:val="0"/>
                                              <w:marTop w:val="0"/>
                                              <w:marBottom w:val="0"/>
                                              <w:divBdr>
                                                <w:top w:val="none" w:sz="0" w:space="0" w:color="auto"/>
                                                <w:left w:val="none" w:sz="0" w:space="0" w:color="auto"/>
                                                <w:bottom w:val="none" w:sz="0" w:space="0" w:color="auto"/>
                                                <w:right w:val="none" w:sz="0" w:space="0" w:color="auto"/>
                                              </w:divBdr>
                                              <w:divsChild>
                                                <w:div w:id="100127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7259949">
          <w:marLeft w:val="0"/>
          <w:marRight w:val="0"/>
          <w:marTop w:val="0"/>
          <w:marBottom w:val="0"/>
          <w:divBdr>
            <w:top w:val="none" w:sz="0" w:space="0" w:color="auto"/>
            <w:left w:val="none" w:sz="0" w:space="0" w:color="auto"/>
            <w:bottom w:val="none" w:sz="0" w:space="0" w:color="auto"/>
            <w:right w:val="none" w:sz="0" w:space="0" w:color="auto"/>
          </w:divBdr>
          <w:divsChild>
            <w:div w:id="784429237">
              <w:marLeft w:val="0"/>
              <w:marRight w:val="0"/>
              <w:marTop w:val="0"/>
              <w:marBottom w:val="0"/>
              <w:divBdr>
                <w:top w:val="none" w:sz="0" w:space="0" w:color="auto"/>
                <w:left w:val="none" w:sz="0" w:space="0" w:color="auto"/>
                <w:bottom w:val="none" w:sz="0" w:space="0" w:color="auto"/>
                <w:right w:val="none" w:sz="0" w:space="0" w:color="auto"/>
              </w:divBdr>
              <w:divsChild>
                <w:div w:id="1309044832">
                  <w:marLeft w:val="0"/>
                  <w:marRight w:val="0"/>
                  <w:marTop w:val="0"/>
                  <w:marBottom w:val="0"/>
                  <w:divBdr>
                    <w:top w:val="none" w:sz="0" w:space="0" w:color="auto"/>
                    <w:left w:val="none" w:sz="0" w:space="0" w:color="auto"/>
                    <w:bottom w:val="none" w:sz="0" w:space="0" w:color="auto"/>
                    <w:right w:val="none" w:sz="0" w:space="0" w:color="auto"/>
                  </w:divBdr>
                  <w:divsChild>
                    <w:div w:id="15187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152525">
      <w:bodyDiv w:val="1"/>
      <w:marLeft w:val="0"/>
      <w:marRight w:val="0"/>
      <w:marTop w:val="0"/>
      <w:marBottom w:val="0"/>
      <w:divBdr>
        <w:top w:val="none" w:sz="0" w:space="0" w:color="auto"/>
        <w:left w:val="none" w:sz="0" w:space="0" w:color="auto"/>
        <w:bottom w:val="none" w:sz="0" w:space="0" w:color="auto"/>
        <w:right w:val="none" w:sz="0" w:space="0" w:color="auto"/>
      </w:divBdr>
      <w:divsChild>
        <w:div w:id="1933970667">
          <w:marLeft w:val="0"/>
          <w:marRight w:val="0"/>
          <w:marTop w:val="0"/>
          <w:marBottom w:val="0"/>
          <w:divBdr>
            <w:top w:val="none" w:sz="0" w:space="0" w:color="auto"/>
            <w:left w:val="none" w:sz="0" w:space="0" w:color="auto"/>
            <w:bottom w:val="none" w:sz="0" w:space="0" w:color="auto"/>
            <w:right w:val="none" w:sz="0" w:space="0" w:color="auto"/>
          </w:divBdr>
          <w:divsChild>
            <w:div w:id="1490486459">
              <w:marLeft w:val="0"/>
              <w:marRight w:val="0"/>
              <w:marTop w:val="0"/>
              <w:marBottom w:val="0"/>
              <w:divBdr>
                <w:top w:val="none" w:sz="0" w:space="0" w:color="auto"/>
                <w:left w:val="none" w:sz="0" w:space="0" w:color="auto"/>
                <w:bottom w:val="none" w:sz="0" w:space="0" w:color="auto"/>
                <w:right w:val="none" w:sz="0" w:space="0" w:color="auto"/>
              </w:divBdr>
              <w:divsChild>
                <w:div w:id="295993048">
                  <w:marLeft w:val="0"/>
                  <w:marRight w:val="0"/>
                  <w:marTop w:val="0"/>
                  <w:marBottom w:val="0"/>
                  <w:divBdr>
                    <w:top w:val="none" w:sz="0" w:space="0" w:color="auto"/>
                    <w:left w:val="none" w:sz="0" w:space="0" w:color="auto"/>
                    <w:bottom w:val="none" w:sz="0" w:space="0" w:color="auto"/>
                    <w:right w:val="none" w:sz="0" w:space="0" w:color="auto"/>
                  </w:divBdr>
                  <w:divsChild>
                    <w:div w:id="770588543">
                      <w:marLeft w:val="0"/>
                      <w:marRight w:val="0"/>
                      <w:marTop w:val="0"/>
                      <w:marBottom w:val="0"/>
                      <w:divBdr>
                        <w:top w:val="none" w:sz="0" w:space="0" w:color="auto"/>
                        <w:left w:val="none" w:sz="0" w:space="0" w:color="auto"/>
                        <w:bottom w:val="none" w:sz="0" w:space="0" w:color="auto"/>
                        <w:right w:val="none" w:sz="0" w:space="0" w:color="auto"/>
                      </w:divBdr>
                      <w:divsChild>
                        <w:div w:id="1711569274">
                          <w:marLeft w:val="0"/>
                          <w:marRight w:val="0"/>
                          <w:marTop w:val="0"/>
                          <w:marBottom w:val="0"/>
                          <w:divBdr>
                            <w:top w:val="none" w:sz="0" w:space="0" w:color="auto"/>
                            <w:left w:val="none" w:sz="0" w:space="0" w:color="auto"/>
                            <w:bottom w:val="none" w:sz="0" w:space="0" w:color="auto"/>
                            <w:right w:val="none" w:sz="0" w:space="0" w:color="auto"/>
                          </w:divBdr>
                          <w:divsChild>
                            <w:div w:id="44380796">
                              <w:marLeft w:val="0"/>
                              <w:marRight w:val="0"/>
                              <w:marTop w:val="0"/>
                              <w:marBottom w:val="0"/>
                              <w:divBdr>
                                <w:top w:val="none" w:sz="0" w:space="0" w:color="auto"/>
                                <w:left w:val="none" w:sz="0" w:space="0" w:color="auto"/>
                                <w:bottom w:val="none" w:sz="0" w:space="0" w:color="auto"/>
                                <w:right w:val="none" w:sz="0" w:space="0" w:color="auto"/>
                              </w:divBdr>
                              <w:divsChild>
                                <w:div w:id="143398960">
                                  <w:marLeft w:val="0"/>
                                  <w:marRight w:val="0"/>
                                  <w:marTop w:val="0"/>
                                  <w:marBottom w:val="0"/>
                                  <w:divBdr>
                                    <w:top w:val="none" w:sz="0" w:space="0" w:color="auto"/>
                                    <w:left w:val="none" w:sz="0" w:space="0" w:color="auto"/>
                                    <w:bottom w:val="none" w:sz="0" w:space="0" w:color="auto"/>
                                    <w:right w:val="none" w:sz="0" w:space="0" w:color="auto"/>
                                  </w:divBdr>
                                  <w:divsChild>
                                    <w:div w:id="12141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953702">
                          <w:marLeft w:val="0"/>
                          <w:marRight w:val="0"/>
                          <w:marTop w:val="0"/>
                          <w:marBottom w:val="0"/>
                          <w:divBdr>
                            <w:top w:val="none" w:sz="0" w:space="0" w:color="auto"/>
                            <w:left w:val="none" w:sz="0" w:space="0" w:color="auto"/>
                            <w:bottom w:val="none" w:sz="0" w:space="0" w:color="auto"/>
                            <w:right w:val="none" w:sz="0" w:space="0" w:color="auto"/>
                          </w:divBdr>
                          <w:divsChild>
                            <w:div w:id="692726623">
                              <w:marLeft w:val="0"/>
                              <w:marRight w:val="0"/>
                              <w:marTop w:val="0"/>
                              <w:marBottom w:val="0"/>
                              <w:divBdr>
                                <w:top w:val="none" w:sz="0" w:space="0" w:color="auto"/>
                                <w:left w:val="none" w:sz="0" w:space="0" w:color="auto"/>
                                <w:bottom w:val="none" w:sz="0" w:space="0" w:color="auto"/>
                                <w:right w:val="none" w:sz="0" w:space="0" w:color="auto"/>
                              </w:divBdr>
                              <w:divsChild>
                                <w:div w:id="18639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6165504">
      <w:bodyDiv w:val="1"/>
      <w:marLeft w:val="0"/>
      <w:marRight w:val="0"/>
      <w:marTop w:val="0"/>
      <w:marBottom w:val="0"/>
      <w:divBdr>
        <w:top w:val="none" w:sz="0" w:space="0" w:color="auto"/>
        <w:left w:val="none" w:sz="0" w:space="0" w:color="auto"/>
        <w:bottom w:val="none" w:sz="0" w:space="0" w:color="auto"/>
        <w:right w:val="none" w:sz="0" w:space="0" w:color="auto"/>
      </w:divBdr>
    </w:div>
    <w:div w:id="834564204">
      <w:bodyDiv w:val="1"/>
      <w:marLeft w:val="0"/>
      <w:marRight w:val="0"/>
      <w:marTop w:val="0"/>
      <w:marBottom w:val="0"/>
      <w:divBdr>
        <w:top w:val="none" w:sz="0" w:space="0" w:color="auto"/>
        <w:left w:val="none" w:sz="0" w:space="0" w:color="auto"/>
        <w:bottom w:val="none" w:sz="0" w:space="0" w:color="auto"/>
        <w:right w:val="none" w:sz="0" w:space="0" w:color="auto"/>
      </w:divBdr>
    </w:div>
    <w:div w:id="897595718">
      <w:bodyDiv w:val="1"/>
      <w:marLeft w:val="0"/>
      <w:marRight w:val="0"/>
      <w:marTop w:val="0"/>
      <w:marBottom w:val="0"/>
      <w:divBdr>
        <w:top w:val="none" w:sz="0" w:space="0" w:color="auto"/>
        <w:left w:val="none" w:sz="0" w:space="0" w:color="auto"/>
        <w:bottom w:val="none" w:sz="0" w:space="0" w:color="auto"/>
        <w:right w:val="none" w:sz="0" w:space="0" w:color="auto"/>
      </w:divBdr>
    </w:div>
    <w:div w:id="963460384">
      <w:bodyDiv w:val="1"/>
      <w:marLeft w:val="0"/>
      <w:marRight w:val="0"/>
      <w:marTop w:val="0"/>
      <w:marBottom w:val="0"/>
      <w:divBdr>
        <w:top w:val="none" w:sz="0" w:space="0" w:color="auto"/>
        <w:left w:val="none" w:sz="0" w:space="0" w:color="auto"/>
        <w:bottom w:val="none" w:sz="0" w:space="0" w:color="auto"/>
        <w:right w:val="none" w:sz="0" w:space="0" w:color="auto"/>
      </w:divBdr>
      <w:divsChild>
        <w:div w:id="753624132">
          <w:marLeft w:val="0"/>
          <w:marRight w:val="0"/>
          <w:marTop w:val="0"/>
          <w:marBottom w:val="0"/>
          <w:divBdr>
            <w:top w:val="none" w:sz="0" w:space="0" w:color="auto"/>
            <w:left w:val="none" w:sz="0" w:space="0" w:color="auto"/>
            <w:bottom w:val="none" w:sz="0" w:space="0" w:color="auto"/>
            <w:right w:val="none" w:sz="0" w:space="0" w:color="auto"/>
          </w:divBdr>
        </w:div>
      </w:divsChild>
    </w:div>
    <w:div w:id="1001158534">
      <w:bodyDiv w:val="1"/>
      <w:marLeft w:val="0"/>
      <w:marRight w:val="0"/>
      <w:marTop w:val="0"/>
      <w:marBottom w:val="0"/>
      <w:divBdr>
        <w:top w:val="none" w:sz="0" w:space="0" w:color="auto"/>
        <w:left w:val="none" w:sz="0" w:space="0" w:color="auto"/>
        <w:bottom w:val="none" w:sz="0" w:space="0" w:color="auto"/>
        <w:right w:val="none" w:sz="0" w:space="0" w:color="auto"/>
      </w:divBdr>
    </w:div>
    <w:div w:id="1005401008">
      <w:bodyDiv w:val="1"/>
      <w:marLeft w:val="0"/>
      <w:marRight w:val="0"/>
      <w:marTop w:val="0"/>
      <w:marBottom w:val="0"/>
      <w:divBdr>
        <w:top w:val="none" w:sz="0" w:space="0" w:color="auto"/>
        <w:left w:val="none" w:sz="0" w:space="0" w:color="auto"/>
        <w:bottom w:val="none" w:sz="0" w:space="0" w:color="auto"/>
        <w:right w:val="none" w:sz="0" w:space="0" w:color="auto"/>
      </w:divBdr>
      <w:divsChild>
        <w:div w:id="1753315382">
          <w:marLeft w:val="0"/>
          <w:marRight w:val="0"/>
          <w:marTop w:val="0"/>
          <w:marBottom w:val="0"/>
          <w:divBdr>
            <w:top w:val="none" w:sz="0" w:space="0" w:color="auto"/>
            <w:left w:val="none" w:sz="0" w:space="0" w:color="auto"/>
            <w:bottom w:val="none" w:sz="0" w:space="0" w:color="auto"/>
            <w:right w:val="none" w:sz="0" w:space="0" w:color="auto"/>
          </w:divBdr>
          <w:divsChild>
            <w:div w:id="1911840183">
              <w:marLeft w:val="0"/>
              <w:marRight w:val="0"/>
              <w:marTop w:val="0"/>
              <w:marBottom w:val="0"/>
              <w:divBdr>
                <w:top w:val="none" w:sz="0" w:space="0" w:color="auto"/>
                <w:left w:val="none" w:sz="0" w:space="0" w:color="auto"/>
                <w:bottom w:val="none" w:sz="0" w:space="0" w:color="auto"/>
                <w:right w:val="none" w:sz="0" w:space="0" w:color="auto"/>
              </w:divBdr>
              <w:divsChild>
                <w:div w:id="1285379815">
                  <w:marLeft w:val="0"/>
                  <w:marRight w:val="0"/>
                  <w:marTop w:val="0"/>
                  <w:marBottom w:val="0"/>
                  <w:divBdr>
                    <w:top w:val="none" w:sz="0" w:space="0" w:color="auto"/>
                    <w:left w:val="none" w:sz="0" w:space="0" w:color="auto"/>
                    <w:bottom w:val="none" w:sz="0" w:space="0" w:color="auto"/>
                    <w:right w:val="none" w:sz="0" w:space="0" w:color="auto"/>
                  </w:divBdr>
                  <w:divsChild>
                    <w:div w:id="467095099">
                      <w:marLeft w:val="0"/>
                      <w:marRight w:val="0"/>
                      <w:marTop w:val="0"/>
                      <w:marBottom w:val="0"/>
                      <w:divBdr>
                        <w:top w:val="none" w:sz="0" w:space="0" w:color="auto"/>
                        <w:left w:val="none" w:sz="0" w:space="0" w:color="auto"/>
                        <w:bottom w:val="none" w:sz="0" w:space="0" w:color="auto"/>
                        <w:right w:val="none" w:sz="0" w:space="0" w:color="auto"/>
                      </w:divBdr>
                      <w:divsChild>
                        <w:div w:id="1033458754">
                          <w:marLeft w:val="0"/>
                          <w:marRight w:val="0"/>
                          <w:marTop w:val="0"/>
                          <w:marBottom w:val="0"/>
                          <w:divBdr>
                            <w:top w:val="none" w:sz="0" w:space="0" w:color="auto"/>
                            <w:left w:val="none" w:sz="0" w:space="0" w:color="auto"/>
                            <w:bottom w:val="none" w:sz="0" w:space="0" w:color="auto"/>
                            <w:right w:val="none" w:sz="0" w:space="0" w:color="auto"/>
                          </w:divBdr>
                          <w:divsChild>
                            <w:div w:id="24696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034307">
          <w:marLeft w:val="0"/>
          <w:marRight w:val="0"/>
          <w:marTop w:val="0"/>
          <w:marBottom w:val="0"/>
          <w:divBdr>
            <w:top w:val="none" w:sz="0" w:space="0" w:color="auto"/>
            <w:left w:val="none" w:sz="0" w:space="0" w:color="auto"/>
            <w:bottom w:val="none" w:sz="0" w:space="0" w:color="auto"/>
            <w:right w:val="none" w:sz="0" w:space="0" w:color="auto"/>
          </w:divBdr>
          <w:divsChild>
            <w:div w:id="1010374841">
              <w:marLeft w:val="0"/>
              <w:marRight w:val="0"/>
              <w:marTop w:val="0"/>
              <w:marBottom w:val="0"/>
              <w:divBdr>
                <w:top w:val="none" w:sz="0" w:space="0" w:color="auto"/>
                <w:left w:val="none" w:sz="0" w:space="0" w:color="auto"/>
                <w:bottom w:val="none" w:sz="0" w:space="0" w:color="auto"/>
                <w:right w:val="none" w:sz="0" w:space="0" w:color="auto"/>
              </w:divBdr>
              <w:divsChild>
                <w:div w:id="302344841">
                  <w:marLeft w:val="0"/>
                  <w:marRight w:val="0"/>
                  <w:marTop w:val="0"/>
                  <w:marBottom w:val="0"/>
                  <w:divBdr>
                    <w:top w:val="none" w:sz="0" w:space="0" w:color="auto"/>
                    <w:left w:val="none" w:sz="0" w:space="0" w:color="auto"/>
                    <w:bottom w:val="none" w:sz="0" w:space="0" w:color="auto"/>
                    <w:right w:val="none" w:sz="0" w:space="0" w:color="auto"/>
                  </w:divBdr>
                  <w:divsChild>
                    <w:div w:id="694502478">
                      <w:marLeft w:val="0"/>
                      <w:marRight w:val="0"/>
                      <w:marTop w:val="0"/>
                      <w:marBottom w:val="0"/>
                      <w:divBdr>
                        <w:top w:val="none" w:sz="0" w:space="0" w:color="auto"/>
                        <w:left w:val="none" w:sz="0" w:space="0" w:color="auto"/>
                        <w:bottom w:val="none" w:sz="0" w:space="0" w:color="auto"/>
                        <w:right w:val="none" w:sz="0" w:space="0" w:color="auto"/>
                      </w:divBdr>
                      <w:divsChild>
                        <w:div w:id="2067096083">
                          <w:marLeft w:val="0"/>
                          <w:marRight w:val="0"/>
                          <w:marTop w:val="0"/>
                          <w:marBottom w:val="0"/>
                          <w:divBdr>
                            <w:top w:val="none" w:sz="0" w:space="0" w:color="auto"/>
                            <w:left w:val="none" w:sz="0" w:space="0" w:color="auto"/>
                            <w:bottom w:val="none" w:sz="0" w:space="0" w:color="auto"/>
                            <w:right w:val="none" w:sz="0" w:space="0" w:color="auto"/>
                          </w:divBdr>
                          <w:divsChild>
                            <w:div w:id="14372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548357">
      <w:bodyDiv w:val="1"/>
      <w:marLeft w:val="0"/>
      <w:marRight w:val="0"/>
      <w:marTop w:val="0"/>
      <w:marBottom w:val="0"/>
      <w:divBdr>
        <w:top w:val="none" w:sz="0" w:space="0" w:color="auto"/>
        <w:left w:val="none" w:sz="0" w:space="0" w:color="auto"/>
        <w:bottom w:val="none" w:sz="0" w:space="0" w:color="auto"/>
        <w:right w:val="none" w:sz="0" w:space="0" w:color="auto"/>
      </w:divBdr>
      <w:divsChild>
        <w:div w:id="294877481">
          <w:marLeft w:val="0"/>
          <w:marRight w:val="0"/>
          <w:marTop w:val="0"/>
          <w:marBottom w:val="0"/>
          <w:divBdr>
            <w:top w:val="none" w:sz="0" w:space="0" w:color="auto"/>
            <w:left w:val="none" w:sz="0" w:space="0" w:color="auto"/>
            <w:bottom w:val="none" w:sz="0" w:space="0" w:color="auto"/>
            <w:right w:val="none" w:sz="0" w:space="0" w:color="auto"/>
          </w:divBdr>
          <w:divsChild>
            <w:div w:id="1999071190">
              <w:marLeft w:val="0"/>
              <w:marRight w:val="0"/>
              <w:marTop w:val="0"/>
              <w:marBottom w:val="0"/>
              <w:divBdr>
                <w:top w:val="none" w:sz="0" w:space="0" w:color="auto"/>
                <w:left w:val="none" w:sz="0" w:space="0" w:color="auto"/>
                <w:bottom w:val="none" w:sz="0" w:space="0" w:color="auto"/>
                <w:right w:val="none" w:sz="0" w:space="0" w:color="auto"/>
              </w:divBdr>
              <w:divsChild>
                <w:div w:id="1962758133">
                  <w:marLeft w:val="0"/>
                  <w:marRight w:val="0"/>
                  <w:marTop w:val="0"/>
                  <w:marBottom w:val="0"/>
                  <w:divBdr>
                    <w:top w:val="none" w:sz="0" w:space="0" w:color="auto"/>
                    <w:left w:val="none" w:sz="0" w:space="0" w:color="auto"/>
                    <w:bottom w:val="none" w:sz="0" w:space="0" w:color="auto"/>
                    <w:right w:val="none" w:sz="0" w:space="0" w:color="auto"/>
                  </w:divBdr>
                  <w:divsChild>
                    <w:div w:id="12489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05608">
          <w:marLeft w:val="0"/>
          <w:marRight w:val="0"/>
          <w:marTop w:val="0"/>
          <w:marBottom w:val="0"/>
          <w:divBdr>
            <w:top w:val="none" w:sz="0" w:space="0" w:color="auto"/>
            <w:left w:val="none" w:sz="0" w:space="0" w:color="auto"/>
            <w:bottom w:val="none" w:sz="0" w:space="0" w:color="auto"/>
            <w:right w:val="none" w:sz="0" w:space="0" w:color="auto"/>
          </w:divBdr>
          <w:divsChild>
            <w:div w:id="1581479393">
              <w:marLeft w:val="0"/>
              <w:marRight w:val="0"/>
              <w:marTop w:val="0"/>
              <w:marBottom w:val="0"/>
              <w:divBdr>
                <w:top w:val="none" w:sz="0" w:space="0" w:color="auto"/>
                <w:left w:val="none" w:sz="0" w:space="0" w:color="auto"/>
                <w:bottom w:val="none" w:sz="0" w:space="0" w:color="auto"/>
                <w:right w:val="none" w:sz="0" w:space="0" w:color="auto"/>
              </w:divBdr>
              <w:divsChild>
                <w:div w:id="1049845626">
                  <w:marLeft w:val="0"/>
                  <w:marRight w:val="0"/>
                  <w:marTop w:val="0"/>
                  <w:marBottom w:val="0"/>
                  <w:divBdr>
                    <w:top w:val="none" w:sz="0" w:space="0" w:color="auto"/>
                    <w:left w:val="none" w:sz="0" w:space="0" w:color="auto"/>
                    <w:bottom w:val="none" w:sz="0" w:space="0" w:color="auto"/>
                    <w:right w:val="none" w:sz="0" w:space="0" w:color="auto"/>
                  </w:divBdr>
                  <w:divsChild>
                    <w:div w:id="90172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357769">
      <w:bodyDiv w:val="1"/>
      <w:marLeft w:val="0"/>
      <w:marRight w:val="0"/>
      <w:marTop w:val="0"/>
      <w:marBottom w:val="0"/>
      <w:divBdr>
        <w:top w:val="none" w:sz="0" w:space="0" w:color="auto"/>
        <w:left w:val="none" w:sz="0" w:space="0" w:color="auto"/>
        <w:bottom w:val="none" w:sz="0" w:space="0" w:color="auto"/>
        <w:right w:val="none" w:sz="0" w:space="0" w:color="auto"/>
      </w:divBdr>
    </w:div>
    <w:div w:id="1187864460">
      <w:bodyDiv w:val="1"/>
      <w:marLeft w:val="0"/>
      <w:marRight w:val="0"/>
      <w:marTop w:val="0"/>
      <w:marBottom w:val="0"/>
      <w:divBdr>
        <w:top w:val="none" w:sz="0" w:space="0" w:color="auto"/>
        <w:left w:val="none" w:sz="0" w:space="0" w:color="auto"/>
        <w:bottom w:val="none" w:sz="0" w:space="0" w:color="auto"/>
        <w:right w:val="none" w:sz="0" w:space="0" w:color="auto"/>
      </w:divBdr>
    </w:div>
    <w:div w:id="1205025535">
      <w:bodyDiv w:val="1"/>
      <w:marLeft w:val="0"/>
      <w:marRight w:val="0"/>
      <w:marTop w:val="0"/>
      <w:marBottom w:val="0"/>
      <w:divBdr>
        <w:top w:val="none" w:sz="0" w:space="0" w:color="auto"/>
        <w:left w:val="none" w:sz="0" w:space="0" w:color="auto"/>
        <w:bottom w:val="none" w:sz="0" w:space="0" w:color="auto"/>
        <w:right w:val="none" w:sz="0" w:space="0" w:color="auto"/>
      </w:divBdr>
    </w:div>
    <w:div w:id="1243754943">
      <w:bodyDiv w:val="1"/>
      <w:marLeft w:val="0"/>
      <w:marRight w:val="0"/>
      <w:marTop w:val="0"/>
      <w:marBottom w:val="0"/>
      <w:divBdr>
        <w:top w:val="none" w:sz="0" w:space="0" w:color="auto"/>
        <w:left w:val="none" w:sz="0" w:space="0" w:color="auto"/>
        <w:bottom w:val="none" w:sz="0" w:space="0" w:color="auto"/>
        <w:right w:val="none" w:sz="0" w:space="0" w:color="auto"/>
      </w:divBdr>
    </w:div>
    <w:div w:id="1252005662">
      <w:bodyDiv w:val="1"/>
      <w:marLeft w:val="0"/>
      <w:marRight w:val="0"/>
      <w:marTop w:val="0"/>
      <w:marBottom w:val="0"/>
      <w:divBdr>
        <w:top w:val="none" w:sz="0" w:space="0" w:color="auto"/>
        <w:left w:val="none" w:sz="0" w:space="0" w:color="auto"/>
        <w:bottom w:val="none" w:sz="0" w:space="0" w:color="auto"/>
        <w:right w:val="none" w:sz="0" w:space="0" w:color="auto"/>
      </w:divBdr>
    </w:div>
    <w:div w:id="1306154975">
      <w:bodyDiv w:val="1"/>
      <w:marLeft w:val="0"/>
      <w:marRight w:val="0"/>
      <w:marTop w:val="0"/>
      <w:marBottom w:val="0"/>
      <w:divBdr>
        <w:top w:val="none" w:sz="0" w:space="0" w:color="auto"/>
        <w:left w:val="none" w:sz="0" w:space="0" w:color="auto"/>
        <w:bottom w:val="none" w:sz="0" w:space="0" w:color="auto"/>
        <w:right w:val="none" w:sz="0" w:space="0" w:color="auto"/>
      </w:divBdr>
      <w:divsChild>
        <w:div w:id="1321424305">
          <w:marLeft w:val="0"/>
          <w:marRight w:val="0"/>
          <w:marTop w:val="0"/>
          <w:marBottom w:val="0"/>
          <w:divBdr>
            <w:top w:val="single" w:sz="2" w:space="0" w:color="E3E3E3"/>
            <w:left w:val="single" w:sz="2" w:space="0" w:color="E3E3E3"/>
            <w:bottom w:val="single" w:sz="2" w:space="0" w:color="E3E3E3"/>
            <w:right w:val="single" w:sz="2" w:space="0" w:color="E3E3E3"/>
          </w:divBdr>
          <w:divsChild>
            <w:div w:id="292560470">
              <w:marLeft w:val="0"/>
              <w:marRight w:val="0"/>
              <w:marTop w:val="0"/>
              <w:marBottom w:val="0"/>
              <w:divBdr>
                <w:top w:val="single" w:sz="2" w:space="0" w:color="E3E3E3"/>
                <w:left w:val="single" w:sz="2" w:space="0" w:color="E3E3E3"/>
                <w:bottom w:val="single" w:sz="2" w:space="0" w:color="E3E3E3"/>
                <w:right w:val="single" w:sz="2" w:space="0" w:color="E3E3E3"/>
              </w:divBdr>
              <w:divsChild>
                <w:div w:id="981278125">
                  <w:marLeft w:val="0"/>
                  <w:marRight w:val="0"/>
                  <w:marTop w:val="0"/>
                  <w:marBottom w:val="0"/>
                  <w:divBdr>
                    <w:top w:val="single" w:sz="2" w:space="0" w:color="E3E3E3"/>
                    <w:left w:val="single" w:sz="2" w:space="0" w:color="E3E3E3"/>
                    <w:bottom w:val="single" w:sz="2" w:space="0" w:color="E3E3E3"/>
                    <w:right w:val="single" w:sz="2" w:space="0" w:color="E3E3E3"/>
                  </w:divBdr>
                  <w:divsChild>
                    <w:div w:id="322974201">
                      <w:marLeft w:val="0"/>
                      <w:marRight w:val="0"/>
                      <w:marTop w:val="0"/>
                      <w:marBottom w:val="0"/>
                      <w:divBdr>
                        <w:top w:val="single" w:sz="2" w:space="0" w:color="E3E3E3"/>
                        <w:left w:val="single" w:sz="2" w:space="0" w:color="E3E3E3"/>
                        <w:bottom w:val="single" w:sz="2" w:space="0" w:color="E3E3E3"/>
                        <w:right w:val="single" w:sz="2" w:space="0" w:color="E3E3E3"/>
                      </w:divBdr>
                      <w:divsChild>
                        <w:div w:id="758873701">
                          <w:marLeft w:val="0"/>
                          <w:marRight w:val="0"/>
                          <w:marTop w:val="0"/>
                          <w:marBottom w:val="0"/>
                          <w:divBdr>
                            <w:top w:val="single" w:sz="2" w:space="0" w:color="E3E3E3"/>
                            <w:left w:val="single" w:sz="2" w:space="0" w:color="E3E3E3"/>
                            <w:bottom w:val="single" w:sz="2" w:space="0" w:color="E3E3E3"/>
                            <w:right w:val="single" w:sz="2" w:space="0" w:color="E3E3E3"/>
                          </w:divBdr>
                          <w:divsChild>
                            <w:div w:id="753745515">
                              <w:marLeft w:val="0"/>
                              <w:marRight w:val="0"/>
                              <w:marTop w:val="100"/>
                              <w:marBottom w:val="100"/>
                              <w:divBdr>
                                <w:top w:val="single" w:sz="2" w:space="0" w:color="E3E3E3"/>
                                <w:left w:val="single" w:sz="2" w:space="0" w:color="E3E3E3"/>
                                <w:bottom w:val="single" w:sz="2" w:space="0" w:color="E3E3E3"/>
                                <w:right w:val="single" w:sz="2" w:space="0" w:color="E3E3E3"/>
                              </w:divBdr>
                              <w:divsChild>
                                <w:div w:id="1792625840">
                                  <w:marLeft w:val="0"/>
                                  <w:marRight w:val="0"/>
                                  <w:marTop w:val="0"/>
                                  <w:marBottom w:val="0"/>
                                  <w:divBdr>
                                    <w:top w:val="single" w:sz="2" w:space="0" w:color="E3E3E3"/>
                                    <w:left w:val="single" w:sz="2" w:space="0" w:color="E3E3E3"/>
                                    <w:bottom w:val="single" w:sz="2" w:space="0" w:color="E3E3E3"/>
                                    <w:right w:val="single" w:sz="2" w:space="0" w:color="E3E3E3"/>
                                  </w:divBdr>
                                  <w:divsChild>
                                    <w:div w:id="1055397148">
                                      <w:marLeft w:val="0"/>
                                      <w:marRight w:val="0"/>
                                      <w:marTop w:val="0"/>
                                      <w:marBottom w:val="0"/>
                                      <w:divBdr>
                                        <w:top w:val="single" w:sz="2" w:space="0" w:color="E3E3E3"/>
                                        <w:left w:val="single" w:sz="2" w:space="0" w:color="E3E3E3"/>
                                        <w:bottom w:val="single" w:sz="2" w:space="0" w:color="E3E3E3"/>
                                        <w:right w:val="single" w:sz="2" w:space="0" w:color="E3E3E3"/>
                                      </w:divBdr>
                                      <w:divsChild>
                                        <w:div w:id="1306856851">
                                          <w:marLeft w:val="0"/>
                                          <w:marRight w:val="0"/>
                                          <w:marTop w:val="0"/>
                                          <w:marBottom w:val="0"/>
                                          <w:divBdr>
                                            <w:top w:val="single" w:sz="2" w:space="0" w:color="E3E3E3"/>
                                            <w:left w:val="single" w:sz="2" w:space="0" w:color="E3E3E3"/>
                                            <w:bottom w:val="single" w:sz="2" w:space="0" w:color="E3E3E3"/>
                                            <w:right w:val="single" w:sz="2" w:space="0" w:color="E3E3E3"/>
                                          </w:divBdr>
                                          <w:divsChild>
                                            <w:div w:id="657153259">
                                              <w:marLeft w:val="0"/>
                                              <w:marRight w:val="0"/>
                                              <w:marTop w:val="0"/>
                                              <w:marBottom w:val="0"/>
                                              <w:divBdr>
                                                <w:top w:val="single" w:sz="2" w:space="0" w:color="E3E3E3"/>
                                                <w:left w:val="single" w:sz="2" w:space="0" w:color="E3E3E3"/>
                                                <w:bottom w:val="single" w:sz="2" w:space="0" w:color="E3E3E3"/>
                                                <w:right w:val="single" w:sz="2" w:space="0" w:color="E3E3E3"/>
                                              </w:divBdr>
                                              <w:divsChild>
                                                <w:div w:id="1300649027">
                                                  <w:marLeft w:val="0"/>
                                                  <w:marRight w:val="0"/>
                                                  <w:marTop w:val="0"/>
                                                  <w:marBottom w:val="0"/>
                                                  <w:divBdr>
                                                    <w:top w:val="single" w:sz="2" w:space="0" w:color="E3E3E3"/>
                                                    <w:left w:val="single" w:sz="2" w:space="0" w:color="E3E3E3"/>
                                                    <w:bottom w:val="single" w:sz="2" w:space="0" w:color="E3E3E3"/>
                                                    <w:right w:val="single" w:sz="2" w:space="0" w:color="E3E3E3"/>
                                                  </w:divBdr>
                                                  <w:divsChild>
                                                    <w:div w:id="1964798873">
                                                      <w:marLeft w:val="0"/>
                                                      <w:marRight w:val="0"/>
                                                      <w:marTop w:val="0"/>
                                                      <w:marBottom w:val="0"/>
                                                      <w:divBdr>
                                                        <w:top w:val="single" w:sz="2" w:space="2" w:color="E3E3E3"/>
                                                        <w:left w:val="single" w:sz="2" w:space="0" w:color="E3E3E3"/>
                                                        <w:bottom w:val="single" w:sz="2" w:space="0" w:color="E3E3E3"/>
                                                        <w:right w:val="single" w:sz="2" w:space="0" w:color="E3E3E3"/>
                                                      </w:divBdr>
                                                      <w:divsChild>
                                                        <w:div w:id="77023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86643293">
          <w:marLeft w:val="0"/>
          <w:marRight w:val="0"/>
          <w:marTop w:val="0"/>
          <w:marBottom w:val="0"/>
          <w:divBdr>
            <w:top w:val="none" w:sz="0" w:space="0" w:color="auto"/>
            <w:left w:val="none" w:sz="0" w:space="0" w:color="auto"/>
            <w:bottom w:val="none" w:sz="0" w:space="0" w:color="auto"/>
            <w:right w:val="none" w:sz="0" w:space="0" w:color="auto"/>
          </w:divBdr>
          <w:divsChild>
            <w:div w:id="456027409">
              <w:marLeft w:val="0"/>
              <w:marRight w:val="0"/>
              <w:marTop w:val="0"/>
              <w:marBottom w:val="0"/>
              <w:divBdr>
                <w:top w:val="single" w:sz="2" w:space="0" w:color="E3E3E3"/>
                <w:left w:val="single" w:sz="2" w:space="0" w:color="E3E3E3"/>
                <w:bottom w:val="single" w:sz="2" w:space="0" w:color="E3E3E3"/>
                <w:right w:val="single" w:sz="2" w:space="0" w:color="E3E3E3"/>
              </w:divBdr>
              <w:divsChild>
                <w:div w:id="250623104">
                  <w:marLeft w:val="0"/>
                  <w:marRight w:val="0"/>
                  <w:marTop w:val="100"/>
                  <w:marBottom w:val="100"/>
                  <w:divBdr>
                    <w:top w:val="single" w:sz="2" w:space="0" w:color="E3E3E3"/>
                    <w:left w:val="single" w:sz="2" w:space="0" w:color="E3E3E3"/>
                    <w:bottom w:val="single" w:sz="2" w:space="0" w:color="E3E3E3"/>
                    <w:right w:val="single" w:sz="2" w:space="0" w:color="E3E3E3"/>
                  </w:divBdr>
                  <w:divsChild>
                    <w:div w:id="521818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73267525">
      <w:bodyDiv w:val="1"/>
      <w:marLeft w:val="0"/>
      <w:marRight w:val="0"/>
      <w:marTop w:val="0"/>
      <w:marBottom w:val="0"/>
      <w:divBdr>
        <w:top w:val="none" w:sz="0" w:space="0" w:color="auto"/>
        <w:left w:val="none" w:sz="0" w:space="0" w:color="auto"/>
        <w:bottom w:val="none" w:sz="0" w:space="0" w:color="auto"/>
        <w:right w:val="none" w:sz="0" w:space="0" w:color="auto"/>
      </w:divBdr>
    </w:div>
    <w:div w:id="1374967371">
      <w:bodyDiv w:val="1"/>
      <w:marLeft w:val="0"/>
      <w:marRight w:val="0"/>
      <w:marTop w:val="0"/>
      <w:marBottom w:val="0"/>
      <w:divBdr>
        <w:top w:val="none" w:sz="0" w:space="0" w:color="auto"/>
        <w:left w:val="none" w:sz="0" w:space="0" w:color="auto"/>
        <w:bottom w:val="none" w:sz="0" w:space="0" w:color="auto"/>
        <w:right w:val="none" w:sz="0" w:space="0" w:color="auto"/>
      </w:divBdr>
    </w:div>
    <w:div w:id="1415591232">
      <w:bodyDiv w:val="1"/>
      <w:marLeft w:val="0"/>
      <w:marRight w:val="0"/>
      <w:marTop w:val="0"/>
      <w:marBottom w:val="0"/>
      <w:divBdr>
        <w:top w:val="none" w:sz="0" w:space="0" w:color="auto"/>
        <w:left w:val="none" w:sz="0" w:space="0" w:color="auto"/>
        <w:bottom w:val="none" w:sz="0" w:space="0" w:color="auto"/>
        <w:right w:val="none" w:sz="0" w:space="0" w:color="auto"/>
      </w:divBdr>
    </w:div>
    <w:div w:id="1427069951">
      <w:bodyDiv w:val="1"/>
      <w:marLeft w:val="0"/>
      <w:marRight w:val="0"/>
      <w:marTop w:val="0"/>
      <w:marBottom w:val="0"/>
      <w:divBdr>
        <w:top w:val="none" w:sz="0" w:space="0" w:color="auto"/>
        <w:left w:val="none" w:sz="0" w:space="0" w:color="auto"/>
        <w:bottom w:val="none" w:sz="0" w:space="0" w:color="auto"/>
        <w:right w:val="none" w:sz="0" w:space="0" w:color="auto"/>
      </w:divBdr>
    </w:div>
    <w:div w:id="1490360624">
      <w:bodyDiv w:val="1"/>
      <w:marLeft w:val="0"/>
      <w:marRight w:val="0"/>
      <w:marTop w:val="0"/>
      <w:marBottom w:val="0"/>
      <w:divBdr>
        <w:top w:val="none" w:sz="0" w:space="0" w:color="auto"/>
        <w:left w:val="none" w:sz="0" w:space="0" w:color="auto"/>
        <w:bottom w:val="none" w:sz="0" w:space="0" w:color="auto"/>
        <w:right w:val="none" w:sz="0" w:space="0" w:color="auto"/>
      </w:divBdr>
    </w:div>
    <w:div w:id="1512641923">
      <w:bodyDiv w:val="1"/>
      <w:marLeft w:val="0"/>
      <w:marRight w:val="0"/>
      <w:marTop w:val="0"/>
      <w:marBottom w:val="0"/>
      <w:divBdr>
        <w:top w:val="none" w:sz="0" w:space="0" w:color="auto"/>
        <w:left w:val="none" w:sz="0" w:space="0" w:color="auto"/>
        <w:bottom w:val="none" w:sz="0" w:space="0" w:color="auto"/>
        <w:right w:val="none" w:sz="0" w:space="0" w:color="auto"/>
      </w:divBdr>
    </w:div>
    <w:div w:id="1535726838">
      <w:bodyDiv w:val="1"/>
      <w:marLeft w:val="0"/>
      <w:marRight w:val="0"/>
      <w:marTop w:val="0"/>
      <w:marBottom w:val="0"/>
      <w:divBdr>
        <w:top w:val="none" w:sz="0" w:space="0" w:color="auto"/>
        <w:left w:val="none" w:sz="0" w:space="0" w:color="auto"/>
        <w:bottom w:val="none" w:sz="0" w:space="0" w:color="auto"/>
        <w:right w:val="none" w:sz="0" w:space="0" w:color="auto"/>
      </w:divBdr>
    </w:div>
    <w:div w:id="1541624956">
      <w:bodyDiv w:val="1"/>
      <w:marLeft w:val="0"/>
      <w:marRight w:val="0"/>
      <w:marTop w:val="0"/>
      <w:marBottom w:val="0"/>
      <w:divBdr>
        <w:top w:val="none" w:sz="0" w:space="0" w:color="auto"/>
        <w:left w:val="none" w:sz="0" w:space="0" w:color="auto"/>
        <w:bottom w:val="none" w:sz="0" w:space="0" w:color="auto"/>
        <w:right w:val="none" w:sz="0" w:space="0" w:color="auto"/>
      </w:divBdr>
    </w:div>
    <w:div w:id="1586111110">
      <w:bodyDiv w:val="1"/>
      <w:marLeft w:val="0"/>
      <w:marRight w:val="0"/>
      <w:marTop w:val="0"/>
      <w:marBottom w:val="0"/>
      <w:divBdr>
        <w:top w:val="none" w:sz="0" w:space="0" w:color="auto"/>
        <w:left w:val="none" w:sz="0" w:space="0" w:color="auto"/>
        <w:bottom w:val="none" w:sz="0" w:space="0" w:color="auto"/>
        <w:right w:val="none" w:sz="0" w:space="0" w:color="auto"/>
      </w:divBdr>
    </w:div>
    <w:div w:id="1593198544">
      <w:bodyDiv w:val="1"/>
      <w:marLeft w:val="0"/>
      <w:marRight w:val="0"/>
      <w:marTop w:val="0"/>
      <w:marBottom w:val="0"/>
      <w:divBdr>
        <w:top w:val="none" w:sz="0" w:space="0" w:color="auto"/>
        <w:left w:val="none" w:sz="0" w:space="0" w:color="auto"/>
        <w:bottom w:val="none" w:sz="0" w:space="0" w:color="auto"/>
        <w:right w:val="none" w:sz="0" w:space="0" w:color="auto"/>
      </w:divBdr>
    </w:div>
    <w:div w:id="1677346895">
      <w:bodyDiv w:val="1"/>
      <w:marLeft w:val="0"/>
      <w:marRight w:val="0"/>
      <w:marTop w:val="0"/>
      <w:marBottom w:val="0"/>
      <w:divBdr>
        <w:top w:val="none" w:sz="0" w:space="0" w:color="auto"/>
        <w:left w:val="none" w:sz="0" w:space="0" w:color="auto"/>
        <w:bottom w:val="none" w:sz="0" w:space="0" w:color="auto"/>
        <w:right w:val="none" w:sz="0" w:space="0" w:color="auto"/>
      </w:divBdr>
    </w:div>
    <w:div w:id="1691755351">
      <w:bodyDiv w:val="1"/>
      <w:marLeft w:val="0"/>
      <w:marRight w:val="0"/>
      <w:marTop w:val="0"/>
      <w:marBottom w:val="0"/>
      <w:divBdr>
        <w:top w:val="none" w:sz="0" w:space="0" w:color="auto"/>
        <w:left w:val="none" w:sz="0" w:space="0" w:color="auto"/>
        <w:bottom w:val="none" w:sz="0" w:space="0" w:color="auto"/>
        <w:right w:val="none" w:sz="0" w:space="0" w:color="auto"/>
      </w:divBdr>
      <w:divsChild>
        <w:div w:id="841354086">
          <w:marLeft w:val="0"/>
          <w:marRight w:val="0"/>
          <w:marTop w:val="0"/>
          <w:marBottom w:val="0"/>
          <w:divBdr>
            <w:top w:val="none" w:sz="0" w:space="0" w:color="auto"/>
            <w:left w:val="none" w:sz="0" w:space="0" w:color="auto"/>
            <w:bottom w:val="none" w:sz="0" w:space="0" w:color="auto"/>
            <w:right w:val="none" w:sz="0" w:space="0" w:color="auto"/>
          </w:divBdr>
          <w:divsChild>
            <w:div w:id="888421041">
              <w:marLeft w:val="0"/>
              <w:marRight w:val="0"/>
              <w:marTop w:val="0"/>
              <w:marBottom w:val="0"/>
              <w:divBdr>
                <w:top w:val="none" w:sz="0" w:space="0" w:color="auto"/>
                <w:left w:val="none" w:sz="0" w:space="0" w:color="auto"/>
                <w:bottom w:val="none" w:sz="0" w:space="0" w:color="auto"/>
                <w:right w:val="none" w:sz="0" w:space="0" w:color="auto"/>
              </w:divBdr>
              <w:divsChild>
                <w:div w:id="538588368">
                  <w:marLeft w:val="0"/>
                  <w:marRight w:val="0"/>
                  <w:marTop w:val="0"/>
                  <w:marBottom w:val="0"/>
                  <w:divBdr>
                    <w:top w:val="none" w:sz="0" w:space="0" w:color="auto"/>
                    <w:left w:val="none" w:sz="0" w:space="0" w:color="auto"/>
                    <w:bottom w:val="none" w:sz="0" w:space="0" w:color="auto"/>
                    <w:right w:val="none" w:sz="0" w:space="0" w:color="auto"/>
                  </w:divBdr>
                  <w:divsChild>
                    <w:div w:id="1651902799">
                      <w:marLeft w:val="0"/>
                      <w:marRight w:val="0"/>
                      <w:marTop w:val="0"/>
                      <w:marBottom w:val="0"/>
                      <w:divBdr>
                        <w:top w:val="none" w:sz="0" w:space="0" w:color="auto"/>
                        <w:left w:val="none" w:sz="0" w:space="0" w:color="auto"/>
                        <w:bottom w:val="none" w:sz="0" w:space="0" w:color="auto"/>
                        <w:right w:val="none" w:sz="0" w:space="0" w:color="auto"/>
                      </w:divBdr>
                      <w:divsChild>
                        <w:div w:id="1598295440">
                          <w:marLeft w:val="0"/>
                          <w:marRight w:val="0"/>
                          <w:marTop w:val="0"/>
                          <w:marBottom w:val="0"/>
                          <w:divBdr>
                            <w:top w:val="none" w:sz="0" w:space="0" w:color="auto"/>
                            <w:left w:val="none" w:sz="0" w:space="0" w:color="auto"/>
                            <w:bottom w:val="none" w:sz="0" w:space="0" w:color="auto"/>
                            <w:right w:val="none" w:sz="0" w:space="0" w:color="auto"/>
                          </w:divBdr>
                          <w:divsChild>
                            <w:div w:id="212633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254822">
      <w:bodyDiv w:val="1"/>
      <w:marLeft w:val="0"/>
      <w:marRight w:val="0"/>
      <w:marTop w:val="0"/>
      <w:marBottom w:val="0"/>
      <w:divBdr>
        <w:top w:val="none" w:sz="0" w:space="0" w:color="auto"/>
        <w:left w:val="none" w:sz="0" w:space="0" w:color="auto"/>
        <w:bottom w:val="none" w:sz="0" w:space="0" w:color="auto"/>
        <w:right w:val="none" w:sz="0" w:space="0" w:color="auto"/>
      </w:divBdr>
    </w:div>
    <w:div w:id="1909264613">
      <w:bodyDiv w:val="1"/>
      <w:marLeft w:val="0"/>
      <w:marRight w:val="0"/>
      <w:marTop w:val="0"/>
      <w:marBottom w:val="0"/>
      <w:divBdr>
        <w:top w:val="none" w:sz="0" w:space="0" w:color="auto"/>
        <w:left w:val="none" w:sz="0" w:space="0" w:color="auto"/>
        <w:bottom w:val="none" w:sz="0" w:space="0" w:color="auto"/>
        <w:right w:val="none" w:sz="0" w:space="0" w:color="auto"/>
      </w:divBdr>
    </w:div>
    <w:div w:id="1953201968">
      <w:bodyDiv w:val="1"/>
      <w:marLeft w:val="0"/>
      <w:marRight w:val="0"/>
      <w:marTop w:val="0"/>
      <w:marBottom w:val="0"/>
      <w:divBdr>
        <w:top w:val="none" w:sz="0" w:space="0" w:color="auto"/>
        <w:left w:val="none" w:sz="0" w:space="0" w:color="auto"/>
        <w:bottom w:val="none" w:sz="0" w:space="0" w:color="auto"/>
        <w:right w:val="none" w:sz="0" w:space="0" w:color="auto"/>
      </w:divBdr>
    </w:div>
    <w:div w:id="1986155462">
      <w:bodyDiv w:val="1"/>
      <w:marLeft w:val="0"/>
      <w:marRight w:val="0"/>
      <w:marTop w:val="0"/>
      <w:marBottom w:val="0"/>
      <w:divBdr>
        <w:top w:val="none" w:sz="0" w:space="0" w:color="auto"/>
        <w:left w:val="none" w:sz="0" w:space="0" w:color="auto"/>
        <w:bottom w:val="none" w:sz="0" w:space="0" w:color="auto"/>
        <w:right w:val="none" w:sz="0" w:space="0" w:color="auto"/>
      </w:divBdr>
    </w:div>
    <w:div w:id="2032416297">
      <w:bodyDiv w:val="1"/>
      <w:marLeft w:val="0"/>
      <w:marRight w:val="0"/>
      <w:marTop w:val="0"/>
      <w:marBottom w:val="0"/>
      <w:divBdr>
        <w:top w:val="none" w:sz="0" w:space="0" w:color="auto"/>
        <w:left w:val="none" w:sz="0" w:space="0" w:color="auto"/>
        <w:bottom w:val="none" w:sz="0" w:space="0" w:color="auto"/>
        <w:right w:val="none" w:sz="0" w:space="0" w:color="auto"/>
      </w:divBdr>
    </w:div>
    <w:div w:id="2048984532">
      <w:bodyDiv w:val="1"/>
      <w:marLeft w:val="0"/>
      <w:marRight w:val="0"/>
      <w:marTop w:val="0"/>
      <w:marBottom w:val="0"/>
      <w:divBdr>
        <w:top w:val="none" w:sz="0" w:space="0" w:color="auto"/>
        <w:left w:val="none" w:sz="0" w:space="0" w:color="auto"/>
        <w:bottom w:val="none" w:sz="0" w:space="0" w:color="auto"/>
        <w:right w:val="none" w:sz="0" w:space="0" w:color="auto"/>
      </w:divBdr>
      <w:divsChild>
        <w:div w:id="1120300619">
          <w:marLeft w:val="0"/>
          <w:marRight w:val="0"/>
          <w:marTop w:val="0"/>
          <w:marBottom w:val="0"/>
          <w:divBdr>
            <w:top w:val="none" w:sz="0" w:space="0" w:color="auto"/>
            <w:left w:val="none" w:sz="0" w:space="0" w:color="auto"/>
            <w:bottom w:val="none" w:sz="0" w:space="0" w:color="auto"/>
            <w:right w:val="none" w:sz="0" w:space="0" w:color="auto"/>
          </w:divBdr>
          <w:divsChild>
            <w:div w:id="1309483269">
              <w:marLeft w:val="0"/>
              <w:marRight w:val="0"/>
              <w:marTop w:val="0"/>
              <w:marBottom w:val="0"/>
              <w:divBdr>
                <w:top w:val="none" w:sz="0" w:space="0" w:color="auto"/>
                <w:left w:val="none" w:sz="0" w:space="0" w:color="auto"/>
                <w:bottom w:val="none" w:sz="0" w:space="0" w:color="auto"/>
                <w:right w:val="none" w:sz="0" w:space="0" w:color="auto"/>
              </w:divBdr>
              <w:divsChild>
                <w:div w:id="1293713182">
                  <w:marLeft w:val="0"/>
                  <w:marRight w:val="0"/>
                  <w:marTop w:val="0"/>
                  <w:marBottom w:val="0"/>
                  <w:divBdr>
                    <w:top w:val="none" w:sz="0" w:space="0" w:color="auto"/>
                    <w:left w:val="none" w:sz="0" w:space="0" w:color="auto"/>
                    <w:bottom w:val="none" w:sz="0" w:space="0" w:color="auto"/>
                    <w:right w:val="none" w:sz="0" w:space="0" w:color="auto"/>
                  </w:divBdr>
                  <w:divsChild>
                    <w:div w:id="57632991">
                      <w:marLeft w:val="0"/>
                      <w:marRight w:val="0"/>
                      <w:marTop w:val="0"/>
                      <w:marBottom w:val="0"/>
                      <w:divBdr>
                        <w:top w:val="none" w:sz="0" w:space="0" w:color="auto"/>
                        <w:left w:val="none" w:sz="0" w:space="0" w:color="auto"/>
                        <w:bottom w:val="none" w:sz="0" w:space="0" w:color="auto"/>
                        <w:right w:val="none" w:sz="0" w:space="0" w:color="auto"/>
                      </w:divBdr>
                      <w:divsChild>
                        <w:div w:id="1905992813">
                          <w:marLeft w:val="0"/>
                          <w:marRight w:val="0"/>
                          <w:marTop w:val="0"/>
                          <w:marBottom w:val="0"/>
                          <w:divBdr>
                            <w:top w:val="none" w:sz="0" w:space="0" w:color="auto"/>
                            <w:left w:val="none" w:sz="0" w:space="0" w:color="auto"/>
                            <w:bottom w:val="none" w:sz="0" w:space="0" w:color="auto"/>
                            <w:right w:val="none" w:sz="0" w:space="0" w:color="auto"/>
                          </w:divBdr>
                          <w:divsChild>
                            <w:div w:id="664824409">
                              <w:marLeft w:val="0"/>
                              <w:marRight w:val="0"/>
                              <w:marTop w:val="0"/>
                              <w:marBottom w:val="0"/>
                              <w:divBdr>
                                <w:top w:val="none" w:sz="0" w:space="0" w:color="auto"/>
                                <w:left w:val="none" w:sz="0" w:space="0" w:color="auto"/>
                                <w:bottom w:val="none" w:sz="0" w:space="0" w:color="auto"/>
                                <w:right w:val="none" w:sz="0" w:space="0" w:color="auto"/>
                              </w:divBdr>
                              <w:divsChild>
                                <w:div w:id="1482384896">
                                  <w:marLeft w:val="0"/>
                                  <w:marRight w:val="0"/>
                                  <w:marTop w:val="0"/>
                                  <w:marBottom w:val="0"/>
                                  <w:divBdr>
                                    <w:top w:val="none" w:sz="0" w:space="0" w:color="auto"/>
                                    <w:left w:val="none" w:sz="0" w:space="0" w:color="auto"/>
                                    <w:bottom w:val="none" w:sz="0" w:space="0" w:color="auto"/>
                                    <w:right w:val="none" w:sz="0" w:space="0" w:color="auto"/>
                                  </w:divBdr>
                                  <w:divsChild>
                                    <w:div w:id="1741634006">
                                      <w:marLeft w:val="0"/>
                                      <w:marRight w:val="0"/>
                                      <w:marTop w:val="0"/>
                                      <w:marBottom w:val="0"/>
                                      <w:divBdr>
                                        <w:top w:val="none" w:sz="0" w:space="0" w:color="auto"/>
                                        <w:left w:val="none" w:sz="0" w:space="0" w:color="auto"/>
                                        <w:bottom w:val="none" w:sz="0" w:space="0" w:color="auto"/>
                                        <w:right w:val="none" w:sz="0" w:space="0" w:color="auto"/>
                                      </w:divBdr>
                                      <w:divsChild>
                                        <w:div w:id="1249116233">
                                          <w:marLeft w:val="0"/>
                                          <w:marRight w:val="0"/>
                                          <w:marTop w:val="0"/>
                                          <w:marBottom w:val="0"/>
                                          <w:divBdr>
                                            <w:top w:val="none" w:sz="0" w:space="0" w:color="auto"/>
                                            <w:left w:val="none" w:sz="0" w:space="0" w:color="auto"/>
                                            <w:bottom w:val="none" w:sz="0" w:space="0" w:color="auto"/>
                                            <w:right w:val="none" w:sz="0" w:space="0" w:color="auto"/>
                                          </w:divBdr>
                                          <w:divsChild>
                                            <w:div w:id="170533062">
                                              <w:marLeft w:val="0"/>
                                              <w:marRight w:val="0"/>
                                              <w:marTop w:val="0"/>
                                              <w:marBottom w:val="0"/>
                                              <w:divBdr>
                                                <w:top w:val="none" w:sz="0" w:space="0" w:color="auto"/>
                                                <w:left w:val="none" w:sz="0" w:space="0" w:color="auto"/>
                                                <w:bottom w:val="none" w:sz="0" w:space="0" w:color="auto"/>
                                                <w:right w:val="none" w:sz="0" w:space="0" w:color="auto"/>
                                              </w:divBdr>
                                              <w:divsChild>
                                                <w:div w:id="1299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1291808">
          <w:marLeft w:val="0"/>
          <w:marRight w:val="0"/>
          <w:marTop w:val="0"/>
          <w:marBottom w:val="0"/>
          <w:divBdr>
            <w:top w:val="none" w:sz="0" w:space="0" w:color="auto"/>
            <w:left w:val="none" w:sz="0" w:space="0" w:color="auto"/>
            <w:bottom w:val="none" w:sz="0" w:space="0" w:color="auto"/>
            <w:right w:val="none" w:sz="0" w:space="0" w:color="auto"/>
          </w:divBdr>
          <w:divsChild>
            <w:div w:id="237174856">
              <w:marLeft w:val="0"/>
              <w:marRight w:val="0"/>
              <w:marTop w:val="0"/>
              <w:marBottom w:val="0"/>
              <w:divBdr>
                <w:top w:val="none" w:sz="0" w:space="0" w:color="auto"/>
                <w:left w:val="none" w:sz="0" w:space="0" w:color="auto"/>
                <w:bottom w:val="none" w:sz="0" w:space="0" w:color="auto"/>
                <w:right w:val="none" w:sz="0" w:space="0" w:color="auto"/>
              </w:divBdr>
              <w:divsChild>
                <w:div w:id="910577590">
                  <w:marLeft w:val="0"/>
                  <w:marRight w:val="0"/>
                  <w:marTop w:val="0"/>
                  <w:marBottom w:val="0"/>
                  <w:divBdr>
                    <w:top w:val="none" w:sz="0" w:space="0" w:color="auto"/>
                    <w:left w:val="none" w:sz="0" w:space="0" w:color="auto"/>
                    <w:bottom w:val="none" w:sz="0" w:space="0" w:color="auto"/>
                    <w:right w:val="none" w:sz="0" w:space="0" w:color="auto"/>
                  </w:divBdr>
                  <w:divsChild>
                    <w:div w:id="13611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242713">
      <w:bodyDiv w:val="1"/>
      <w:marLeft w:val="0"/>
      <w:marRight w:val="0"/>
      <w:marTop w:val="0"/>
      <w:marBottom w:val="0"/>
      <w:divBdr>
        <w:top w:val="none" w:sz="0" w:space="0" w:color="auto"/>
        <w:left w:val="none" w:sz="0" w:space="0" w:color="auto"/>
        <w:bottom w:val="none" w:sz="0" w:space="0" w:color="auto"/>
        <w:right w:val="none" w:sz="0" w:space="0" w:color="auto"/>
      </w:divBdr>
    </w:div>
    <w:div w:id="208175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frichharris.github.io/census/harmonised" TargetMode="External"/><Relationship Id="rId13" Type="http://schemas.openxmlformats.org/officeDocument/2006/relationships/hyperlink" Target="https://doi.org/10.1108/IJRDM-04-2024-0173"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emerald.com/insight/search?q=Neha%20Sharma" TargetMode="External"/><Relationship Id="rId17" Type="http://schemas.openxmlformats.org/officeDocument/2006/relationships/hyperlink" Target="https://doi.org/10.1108/IJRDM-09-2023-0560" TargetMode="External"/><Relationship Id="rId2" Type="http://schemas.openxmlformats.org/officeDocument/2006/relationships/numbering" Target="numbering.xml"/><Relationship Id="rId16" Type="http://schemas.openxmlformats.org/officeDocument/2006/relationships/hyperlink" Target="https://doi.org/10.1007/s12061-022-09490-y7"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ns.gov.uk/" TargetMode="External"/><Relationship Id="rId5" Type="http://schemas.openxmlformats.org/officeDocument/2006/relationships/webSettings" Target="webSettings.xml"/><Relationship Id="rId15" Type="http://schemas.openxmlformats.org/officeDocument/2006/relationships/hyperlink" Target="https://doi.org/10.1177/00420980221143043" TargetMode="External"/><Relationship Id="rId10" Type="http://schemas.openxmlformats.org/officeDocument/2006/relationships/hyperlink" Target="https://www.ons.gov.u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390/su132111925" TargetMode="External"/><Relationship Id="rId14" Type="http://schemas.openxmlformats.org/officeDocument/2006/relationships/hyperlink" Target="https://doi.org/10.1108/IJRDM-03-2023-0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C65AF-BCAF-433D-AD9A-BF4608C2F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15</Pages>
  <Words>7726</Words>
  <Characters>44043</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51666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Balog, Akos</dc:creator>
  <cp:keywords/>
  <dc:description/>
  <cp:lastModifiedBy>Balog, Akos</cp:lastModifiedBy>
  <cp:revision>14</cp:revision>
  <dcterms:created xsi:type="dcterms:W3CDTF">2025-12-18T15:18:00Z</dcterms:created>
  <dcterms:modified xsi:type="dcterms:W3CDTF">2026-04-15T13:35:00Z</dcterms:modified>
</cp:coreProperties>
</file>